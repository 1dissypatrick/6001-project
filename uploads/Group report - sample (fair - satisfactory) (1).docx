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ADAA3" w14:textId="068F21C3" w:rsidR="3D1DCD98" w:rsidRDefault="388200EC" w:rsidP="06FB54FB">
      <w:pPr>
        <w:jc w:val="center"/>
        <w:rPr>
          <w:sz w:val="41"/>
          <w:szCs w:val="41"/>
        </w:rPr>
      </w:pPr>
      <w:r w:rsidRPr="71E3710D">
        <w:rPr>
          <w:sz w:val="41"/>
          <w:szCs w:val="41"/>
        </w:rPr>
        <w:t>Coventry University</w:t>
      </w:r>
    </w:p>
    <w:p w14:paraId="6A1A0A25" w14:textId="622FC148" w:rsidR="3D1DCD98" w:rsidRDefault="388200EC" w:rsidP="06FB54FB">
      <w:pPr>
        <w:jc w:val="center"/>
        <w:rPr>
          <w:sz w:val="41"/>
          <w:szCs w:val="41"/>
        </w:rPr>
      </w:pPr>
      <w:r w:rsidRPr="71E3710D">
        <w:rPr>
          <w:sz w:val="41"/>
          <w:szCs w:val="41"/>
        </w:rPr>
        <w:t>School of Computing, Engineering and Mathematics</w:t>
      </w:r>
    </w:p>
    <w:p w14:paraId="1F127CE0" w14:textId="77777777" w:rsidR="00F1160F" w:rsidRDefault="00F1160F" w:rsidP="06FB54FB">
      <w:pPr>
        <w:jc w:val="center"/>
        <w:rPr>
          <w:sz w:val="41"/>
          <w:szCs w:val="41"/>
        </w:rPr>
      </w:pPr>
    </w:p>
    <w:p w14:paraId="3F9E4100" w14:textId="1E9FB0D9" w:rsidR="3D1DCD98" w:rsidRDefault="388200EC" w:rsidP="00493555">
      <w:r w:rsidRPr="343793FA">
        <w:t xml:space="preserve"> </w:t>
      </w:r>
    </w:p>
    <w:p w14:paraId="18F74B19" w14:textId="15F3BF34" w:rsidR="3D1DCD98" w:rsidRDefault="388200EC" w:rsidP="06FB54FB">
      <w:pPr>
        <w:jc w:val="center"/>
        <w:rPr>
          <w:sz w:val="44"/>
          <w:szCs w:val="44"/>
        </w:rPr>
      </w:pPr>
      <w:r w:rsidRPr="7D8B55FA">
        <w:rPr>
          <w:sz w:val="44"/>
          <w:szCs w:val="44"/>
        </w:rPr>
        <w:t>VT6012CEM User Experience Design</w:t>
      </w:r>
    </w:p>
    <w:p w14:paraId="2DBC53D6" w14:textId="77777777" w:rsidR="0019658C" w:rsidRDefault="0019658C" w:rsidP="007D6856">
      <w:pPr>
        <w:jc w:val="center"/>
        <w:rPr>
          <w:sz w:val="44"/>
          <w:szCs w:val="44"/>
        </w:rPr>
      </w:pPr>
    </w:p>
    <w:p w14:paraId="472A82E8" w14:textId="77777777" w:rsidR="00C826C7" w:rsidRDefault="00C826C7" w:rsidP="00C826C7">
      <w:pPr>
        <w:jc w:val="center"/>
        <w:rPr>
          <w:sz w:val="36"/>
          <w:szCs w:val="36"/>
        </w:rPr>
      </w:pPr>
      <w:r>
        <w:rPr>
          <w:sz w:val="36"/>
          <w:szCs w:val="36"/>
        </w:rPr>
        <w:t>UXD Report – Group Report</w:t>
      </w:r>
    </w:p>
    <w:p w14:paraId="7C960FF0" w14:textId="49CAF703" w:rsidR="3D1DCD98" w:rsidRDefault="388200EC" w:rsidP="3D1DCD98">
      <w:r w:rsidRPr="343793FA">
        <w:t xml:space="preserve">                                                          </w:t>
      </w:r>
    </w:p>
    <w:p w14:paraId="6E3F30FC" w14:textId="0B3A9AD7" w:rsidR="343793FA" w:rsidRDefault="343793FA" w:rsidP="001471BA">
      <w:pPr>
        <w:jc w:val="center"/>
      </w:pPr>
    </w:p>
    <w:p w14:paraId="2475118D" w14:textId="3A375FAB" w:rsidR="00AC7A36" w:rsidRDefault="00882A87" w:rsidP="00AC7A36">
      <w:pPr>
        <w:jc w:val="center"/>
      </w:pPr>
      <w:r>
        <w:rPr>
          <w:rFonts w:ascii="Calibri" w:eastAsia="Calibri" w:hAnsi="Calibri" w:cs="Calibri"/>
          <w:noProof/>
          <w:sz w:val="22"/>
        </w:rPr>
        <mc:AlternateContent>
          <mc:Choice Requires="wpg">
            <w:drawing>
              <wp:inline distT="0" distB="0" distL="0" distR="0" wp14:anchorId="267D4D7F" wp14:editId="3012BFEE">
                <wp:extent cx="2225188" cy="1529751"/>
                <wp:effectExtent l="0" t="0" r="0" b="0"/>
                <wp:docPr id="4" name="Group 8596"/>
                <wp:cNvGraphicFramePr/>
                <a:graphic xmlns:a="http://schemas.openxmlformats.org/drawingml/2006/main">
                  <a:graphicData uri="http://schemas.microsoft.com/office/word/2010/wordprocessingGroup">
                    <wpg:wgp>
                      <wpg:cNvGrpSpPr/>
                      <wpg:grpSpPr>
                        <a:xfrm>
                          <a:off x="0" y="0"/>
                          <a:ext cx="2225188" cy="1529751"/>
                          <a:chOff x="0" y="0"/>
                          <a:chExt cx="2225188" cy="1529751"/>
                        </a:xfrm>
                      </wpg:grpSpPr>
                      <wps:wsp>
                        <wps:cNvPr id="5" name="Shape 10"/>
                        <wps:cNvSpPr/>
                        <wps:spPr>
                          <a:xfrm>
                            <a:off x="345683" y="745819"/>
                            <a:ext cx="147134" cy="322606"/>
                          </a:xfrm>
                          <a:custGeom>
                            <a:avLst/>
                            <a:gdLst/>
                            <a:ahLst/>
                            <a:cxnLst/>
                            <a:rect l="0" t="0" r="0" b="0"/>
                            <a:pathLst>
                              <a:path w="147134" h="322606">
                                <a:moveTo>
                                  <a:pt x="146829" y="0"/>
                                </a:moveTo>
                                <a:lnTo>
                                  <a:pt x="147134" y="28"/>
                                </a:lnTo>
                                <a:lnTo>
                                  <a:pt x="147134" y="63411"/>
                                </a:lnTo>
                                <a:lnTo>
                                  <a:pt x="146829" y="63334"/>
                                </a:lnTo>
                                <a:cubicBezTo>
                                  <a:pt x="94008" y="63334"/>
                                  <a:pt x="78119" y="112493"/>
                                  <a:pt x="78119" y="161582"/>
                                </a:cubicBezTo>
                                <a:cubicBezTo>
                                  <a:pt x="78119" y="210158"/>
                                  <a:pt x="94008" y="259265"/>
                                  <a:pt x="146829" y="259265"/>
                                </a:cubicBezTo>
                                <a:lnTo>
                                  <a:pt x="147134" y="259188"/>
                                </a:lnTo>
                                <a:lnTo>
                                  <a:pt x="147134" y="322578"/>
                                </a:lnTo>
                                <a:lnTo>
                                  <a:pt x="146829" y="322606"/>
                                </a:lnTo>
                                <a:cubicBezTo>
                                  <a:pt x="57719" y="322606"/>
                                  <a:pt x="0" y="258682"/>
                                  <a:pt x="0" y="161582"/>
                                </a:cubicBezTo>
                                <a:cubicBezTo>
                                  <a:pt x="0" y="63905"/>
                                  <a:pt x="57719" y="0"/>
                                  <a:pt x="146829" y="0"/>
                                </a:cubicBez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7" name="Shape 11"/>
                        <wps:cNvSpPr/>
                        <wps:spPr>
                          <a:xfrm>
                            <a:off x="492818" y="745847"/>
                            <a:ext cx="147114" cy="322550"/>
                          </a:xfrm>
                          <a:custGeom>
                            <a:avLst/>
                            <a:gdLst/>
                            <a:ahLst/>
                            <a:cxnLst/>
                            <a:rect l="0" t="0" r="0" b="0"/>
                            <a:pathLst>
                              <a:path w="147114" h="322550">
                                <a:moveTo>
                                  <a:pt x="0" y="0"/>
                                </a:moveTo>
                                <a:lnTo>
                                  <a:pt x="31766" y="2909"/>
                                </a:lnTo>
                                <a:cubicBezTo>
                                  <a:pt x="102879" y="16476"/>
                                  <a:pt x="147114" y="76086"/>
                                  <a:pt x="147114" y="161554"/>
                                </a:cubicBezTo>
                                <a:cubicBezTo>
                                  <a:pt x="147114" y="246516"/>
                                  <a:pt x="102879" y="306079"/>
                                  <a:pt x="31766" y="319642"/>
                                </a:cubicBezTo>
                                <a:lnTo>
                                  <a:pt x="0" y="322550"/>
                                </a:lnTo>
                                <a:lnTo>
                                  <a:pt x="0" y="259160"/>
                                </a:lnTo>
                                <a:lnTo>
                                  <a:pt x="33029" y="250805"/>
                                </a:lnTo>
                                <a:cubicBezTo>
                                  <a:pt x="60027" y="234717"/>
                                  <a:pt x="69015" y="197986"/>
                                  <a:pt x="69015" y="161554"/>
                                </a:cubicBezTo>
                                <a:cubicBezTo>
                                  <a:pt x="69015" y="124737"/>
                                  <a:pt x="60027" y="87881"/>
                                  <a:pt x="33029" y="71754"/>
                                </a:cubicBezTo>
                                <a:lnTo>
                                  <a:pt x="0" y="63383"/>
                                </a:lnTo>
                                <a:lnTo>
                                  <a:pt x="0" y="0"/>
                                </a:ln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9" name="Shape 12"/>
                        <wps:cNvSpPr/>
                        <wps:spPr>
                          <a:xfrm>
                            <a:off x="637367" y="754038"/>
                            <a:ext cx="289179" cy="306053"/>
                          </a:xfrm>
                          <a:custGeom>
                            <a:avLst/>
                            <a:gdLst/>
                            <a:ahLst/>
                            <a:cxnLst/>
                            <a:rect l="0" t="0" r="0" b="0"/>
                            <a:pathLst>
                              <a:path w="289179" h="306053">
                                <a:moveTo>
                                  <a:pt x="0" y="0"/>
                                </a:moveTo>
                                <a:lnTo>
                                  <a:pt x="84189" y="0"/>
                                </a:lnTo>
                                <a:lnTo>
                                  <a:pt x="144587" y="224115"/>
                                </a:lnTo>
                                <a:lnTo>
                                  <a:pt x="204991" y="0"/>
                                </a:lnTo>
                                <a:lnTo>
                                  <a:pt x="289179" y="0"/>
                                </a:lnTo>
                                <a:lnTo>
                                  <a:pt x="189572" y="306053"/>
                                </a:lnTo>
                                <a:lnTo>
                                  <a:pt x="99607" y="306053"/>
                                </a:lnTo>
                                <a:lnTo>
                                  <a:pt x="0" y="0"/>
                                </a:ln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11" name="Shape 13"/>
                        <wps:cNvSpPr/>
                        <wps:spPr>
                          <a:xfrm>
                            <a:off x="38155" y="1060091"/>
                            <a:ext cx="281316" cy="371963"/>
                          </a:xfrm>
                          <a:custGeom>
                            <a:avLst/>
                            <a:gdLst/>
                            <a:ahLst/>
                            <a:cxnLst/>
                            <a:rect l="0" t="0" r="0" b="0"/>
                            <a:pathLst>
                              <a:path w="281316" h="371963">
                                <a:moveTo>
                                  <a:pt x="0" y="0"/>
                                </a:moveTo>
                                <a:lnTo>
                                  <a:pt x="35621" y="0"/>
                                </a:lnTo>
                                <a:lnTo>
                                  <a:pt x="35621" y="214151"/>
                                </a:lnTo>
                                <a:cubicBezTo>
                                  <a:pt x="35133" y="305457"/>
                                  <a:pt x="72033" y="340134"/>
                                  <a:pt x="140655" y="340134"/>
                                </a:cubicBezTo>
                                <a:cubicBezTo>
                                  <a:pt x="209283" y="340134"/>
                                  <a:pt x="246181" y="305457"/>
                                  <a:pt x="245695" y="214151"/>
                                </a:cubicBezTo>
                                <a:lnTo>
                                  <a:pt x="245695" y="0"/>
                                </a:lnTo>
                                <a:lnTo>
                                  <a:pt x="281316" y="0"/>
                                </a:lnTo>
                                <a:lnTo>
                                  <a:pt x="281316" y="222448"/>
                                </a:lnTo>
                                <a:cubicBezTo>
                                  <a:pt x="281316" y="303258"/>
                                  <a:pt x="244368" y="371963"/>
                                  <a:pt x="140655" y="371963"/>
                                </a:cubicBezTo>
                                <a:cubicBezTo>
                                  <a:pt x="36943" y="371963"/>
                                  <a:pt x="0" y="303258"/>
                                  <a:pt x="0" y="222448"/>
                                </a:cubicBezTo>
                                <a:lnTo>
                                  <a:pt x="0" y="0"/>
                                </a:ln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12" name="Shape 12311"/>
                        <wps:cNvSpPr/>
                        <wps:spPr>
                          <a:xfrm>
                            <a:off x="662581" y="1139977"/>
                            <a:ext cx="34670" cy="283915"/>
                          </a:xfrm>
                          <a:custGeom>
                            <a:avLst/>
                            <a:gdLst/>
                            <a:ahLst/>
                            <a:cxnLst/>
                            <a:rect l="0" t="0" r="0" b="0"/>
                            <a:pathLst>
                              <a:path w="34670" h="283915">
                                <a:moveTo>
                                  <a:pt x="0" y="0"/>
                                </a:moveTo>
                                <a:lnTo>
                                  <a:pt x="34670" y="0"/>
                                </a:lnTo>
                                <a:lnTo>
                                  <a:pt x="34670" y="283915"/>
                                </a:lnTo>
                                <a:lnTo>
                                  <a:pt x="0" y="283915"/>
                                </a:lnTo>
                                <a:lnTo>
                                  <a:pt x="0" y="0"/>
                                </a:lnTo>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13" name="Shape 15"/>
                        <wps:cNvSpPr/>
                        <wps:spPr>
                          <a:xfrm>
                            <a:off x="735531" y="1139977"/>
                            <a:ext cx="257932" cy="283915"/>
                          </a:xfrm>
                          <a:custGeom>
                            <a:avLst/>
                            <a:gdLst/>
                            <a:ahLst/>
                            <a:cxnLst/>
                            <a:rect l="0" t="0" r="0" b="0"/>
                            <a:pathLst>
                              <a:path w="257932" h="283915">
                                <a:moveTo>
                                  <a:pt x="0" y="0"/>
                                </a:moveTo>
                                <a:lnTo>
                                  <a:pt x="38504" y="0"/>
                                </a:lnTo>
                                <a:lnTo>
                                  <a:pt x="128963" y="249266"/>
                                </a:lnTo>
                                <a:lnTo>
                                  <a:pt x="219421" y="0"/>
                                </a:lnTo>
                                <a:lnTo>
                                  <a:pt x="257932" y="0"/>
                                </a:lnTo>
                                <a:lnTo>
                                  <a:pt x="148394" y="283915"/>
                                </a:lnTo>
                                <a:lnTo>
                                  <a:pt x="109531" y="283915"/>
                                </a:lnTo>
                                <a:lnTo>
                                  <a:pt x="0" y="0"/>
                                </a:ln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14" name="Shape 12312"/>
                        <wps:cNvSpPr/>
                        <wps:spPr>
                          <a:xfrm>
                            <a:off x="1694124" y="1139977"/>
                            <a:ext cx="34658" cy="283915"/>
                          </a:xfrm>
                          <a:custGeom>
                            <a:avLst/>
                            <a:gdLst/>
                            <a:ahLst/>
                            <a:cxnLst/>
                            <a:rect l="0" t="0" r="0" b="0"/>
                            <a:pathLst>
                              <a:path w="34658" h="283915">
                                <a:moveTo>
                                  <a:pt x="0" y="0"/>
                                </a:moveTo>
                                <a:lnTo>
                                  <a:pt x="34658" y="0"/>
                                </a:lnTo>
                                <a:lnTo>
                                  <a:pt x="34658" y="283915"/>
                                </a:lnTo>
                                <a:lnTo>
                                  <a:pt x="0" y="283915"/>
                                </a:lnTo>
                                <a:lnTo>
                                  <a:pt x="0" y="0"/>
                                </a:lnTo>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15" name="Shape 17"/>
                        <wps:cNvSpPr/>
                        <wps:spPr>
                          <a:xfrm>
                            <a:off x="1235997" y="745819"/>
                            <a:ext cx="266811" cy="314309"/>
                          </a:xfrm>
                          <a:custGeom>
                            <a:avLst/>
                            <a:gdLst/>
                            <a:ahLst/>
                            <a:cxnLst/>
                            <a:rect l="0" t="0" r="0" b="0"/>
                            <a:pathLst>
                              <a:path w="266811" h="314309">
                                <a:moveTo>
                                  <a:pt x="162780" y="0"/>
                                </a:moveTo>
                                <a:cubicBezTo>
                                  <a:pt x="245854" y="0"/>
                                  <a:pt x="266811" y="50300"/>
                                  <a:pt x="266811" y="126110"/>
                                </a:cubicBezTo>
                                <a:lnTo>
                                  <a:pt x="266811" y="314309"/>
                                </a:lnTo>
                                <a:lnTo>
                                  <a:pt x="188706" y="314309"/>
                                </a:lnTo>
                                <a:lnTo>
                                  <a:pt x="188706" y="138515"/>
                                </a:lnTo>
                                <a:cubicBezTo>
                                  <a:pt x="188706" y="88202"/>
                                  <a:pt x="174897" y="63334"/>
                                  <a:pt x="138605" y="63334"/>
                                </a:cubicBezTo>
                                <a:cubicBezTo>
                                  <a:pt x="96267" y="63334"/>
                                  <a:pt x="78117" y="88792"/>
                                  <a:pt x="78117" y="150933"/>
                                </a:cubicBezTo>
                                <a:lnTo>
                                  <a:pt x="78117" y="314309"/>
                                </a:lnTo>
                                <a:lnTo>
                                  <a:pt x="0" y="314309"/>
                                </a:lnTo>
                                <a:lnTo>
                                  <a:pt x="0" y="8219"/>
                                </a:lnTo>
                                <a:lnTo>
                                  <a:pt x="74232" y="8219"/>
                                </a:lnTo>
                                <a:lnTo>
                                  <a:pt x="74232" y="50897"/>
                                </a:lnTo>
                                <a:cubicBezTo>
                                  <a:pt x="92535" y="16829"/>
                                  <a:pt x="129828" y="0"/>
                                  <a:pt x="162780" y="0"/>
                                </a:cubicBez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16" name="Shape 18"/>
                        <wps:cNvSpPr/>
                        <wps:spPr>
                          <a:xfrm>
                            <a:off x="1523099" y="678190"/>
                            <a:ext cx="160903" cy="385492"/>
                          </a:xfrm>
                          <a:custGeom>
                            <a:avLst/>
                            <a:gdLst/>
                            <a:ahLst/>
                            <a:cxnLst/>
                            <a:rect l="0" t="0" r="0" b="0"/>
                            <a:pathLst>
                              <a:path w="160903" h="385492">
                                <a:moveTo>
                                  <a:pt x="107832" y="0"/>
                                </a:moveTo>
                                <a:lnTo>
                                  <a:pt x="107832" y="75829"/>
                                </a:lnTo>
                                <a:lnTo>
                                  <a:pt x="160903" y="75829"/>
                                </a:lnTo>
                                <a:lnTo>
                                  <a:pt x="160903" y="132123"/>
                                </a:lnTo>
                                <a:lnTo>
                                  <a:pt x="107832" y="132123"/>
                                </a:lnTo>
                                <a:lnTo>
                                  <a:pt x="107832" y="254105"/>
                                </a:lnTo>
                                <a:cubicBezTo>
                                  <a:pt x="107832" y="312086"/>
                                  <a:pt x="113993" y="319176"/>
                                  <a:pt x="140387" y="319176"/>
                                </a:cubicBezTo>
                                <a:cubicBezTo>
                                  <a:pt x="147439" y="319176"/>
                                  <a:pt x="154029" y="318702"/>
                                  <a:pt x="160903" y="317503"/>
                                </a:cubicBezTo>
                                <a:lnTo>
                                  <a:pt x="160903" y="383150"/>
                                </a:lnTo>
                                <a:cubicBezTo>
                                  <a:pt x="148286" y="385028"/>
                                  <a:pt x="132925" y="385492"/>
                                  <a:pt x="118994" y="385492"/>
                                </a:cubicBezTo>
                                <a:cubicBezTo>
                                  <a:pt x="71098" y="385492"/>
                                  <a:pt x="29715" y="364586"/>
                                  <a:pt x="29715" y="290416"/>
                                </a:cubicBezTo>
                                <a:lnTo>
                                  <a:pt x="29715" y="132098"/>
                                </a:lnTo>
                                <a:lnTo>
                                  <a:pt x="0" y="132098"/>
                                </a:lnTo>
                                <a:lnTo>
                                  <a:pt x="0" y="75829"/>
                                </a:lnTo>
                                <a:lnTo>
                                  <a:pt x="29715" y="75829"/>
                                </a:lnTo>
                                <a:lnTo>
                                  <a:pt x="29715" y="27105"/>
                                </a:lnTo>
                                <a:lnTo>
                                  <a:pt x="107832" y="0"/>
                                </a:ln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17" name="Shape 19"/>
                        <wps:cNvSpPr/>
                        <wps:spPr>
                          <a:xfrm>
                            <a:off x="373518" y="1131753"/>
                            <a:ext cx="230499" cy="292139"/>
                          </a:xfrm>
                          <a:custGeom>
                            <a:avLst/>
                            <a:gdLst/>
                            <a:ahLst/>
                            <a:cxnLst/>
                            <a:rect l="0" t="0" r="0" b="0"/>
                            <a:pathLst>
                              <a:path w="230499" h="292139">
                                <a:moveTo>
                                  <a:pt x="126539" y="0"/>
                                </a:moveTo>
                                <a:cubicBezTo>
                                  <a:pt x="201492" y="0"/>
                                  <a:pt x="230499" y="41865"/>
                                  <a:pt x="230499" y="109479"/>
                                </a:cubicBezTo>
                                <a:lnTo>
                                  <a:pt x="230499" y="292139"/>
                                </a:lnTo>
                                <a:lnTo>
                                  <a:pt x="195827" y="292139"/>
                                </a:lnTo>
                                <a:lnTo>
                                  <a:pt x="195827" y="114986"/>
                                </a:lnTo>
                                <a:cubicBezTo>
                                  <a:pt x="195827" y="66008"/>
                                  <a:pt x="179873" y="29182"/>
                                  <a:pt x="123757" y="29182"/>
                                </a:cubicBezTo>
                                <a:cubicBezTo>
                                  <a:pt x="68790" y="29182"/>
                                  <a:pt x="35779" y="70989"/>
                                  <a:pt x="34694" y="126514"/>
                                </a:cubicBezTo>
                                <a:lnTo>
                                  <a:pt x="34694" y="292139"/>
                                </a:lnTo>
                                <a:lnTo>
                                  <a:pt x="0" y="292139"/>
                                </a:lnTo>
                                <a:lnTo>
                                  <a:pt x="0" y="8224"/>
                                </a:lnTo>
                                <a:lnTo>
                                  <a:pt x="32927" y="8224"/>
                                </a:lnTo>
                                <a:lnTo>
                                  <a:pt x="32927" y="58505"/>
                                </a:lnTo>
                                <a:cubicBezTo>
                                  <a:pt x="45538" y="24432"/>
                                  <a:pt x="87645" y="0"/>
                                  <a:pt x="126539" y="0"/>
                                </a:cubicBez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18" name="Shape 20"/>
                        <wps:cNvSpPr/>
                        <wps:spPr>
                          <a:xfrm>
                            <a:off x="1302812" y="1131740"/>
                            <a:ext cx="140278" cy="292152"/>
                          </a:xfrm>
                          <a:custGeom>
                            <a:avLst/>
                            <a:gdLst/>
                            <a:ahLst/>
                            <a:cxnLst/>
                            <a:rect l="0" t="0" r="0" b="0"/>
                            <a:pathLst>
                              <a:path w="140278" h="292152">
                                <a:moveTo>
                                  <a:pt x="140278" y="0"/>
                                </a:moveTo>
                                <a:lnTo>
                                  <a:pt x="140278" y="34665"/>
                                </a:lnTo>
                                <a:cubicBezTo>
                                  <a:pt x="74034" y="34665"/>
                                  <a:pt x="34670" y="82008"/>
                                  <a:pt x="34670" y="140796"/>
                                </a:cubicBezTo>
                                <a:lnTo>
                                  <a:pt x="34670" y="292152"/>
                                </a:lnTo>
                                <a:lnTo>
                                  <a:pt x="0" y="292152"/>
                                </a:lnTo>
                                <a:lnTo>
                                  <a:pt x="0" y="8237"/>
                                </a:lnTo>
                                <a:lnTo>
                                  <a:pt x="32920" y="8237"/>
                                </a:lnTo>
                                <a:lnTo>
                                  <a:pt x="32920" y="74861"/>
                                </a:lnTo>
                                <a:cubicBezTo>
                                  <a:pt x="50544" y="29195"/>
                                  <a:pt x="85362" y="0"/>
                                  <a:pt x="140278" y="0"/>
                                </a:cubicBez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19" name="Shape 21"/>
                        <wps:cNvSpPr/>
                        <wps:spPr>
                          <a:xfrm>
                            <a:off x="1457976" y="1131733"/>
                            <a:ext cx="191360" cy="300321"/>
                          </a:xfrm>
                          <a:custGeom>
                            <a:avLst/>
                            <a:gdLst/>
                            <a:ahLst/>
                            <a:cxnLst/>
                            <a:rect l="0" t="0" r="0" b="0"/>
                            <a:pathLst>
                              <a:path w="191360" h="300321">
                                <a:moveTo>
                                  <a:pt x="102973" y="0"/>
                                </a:moveTo>
                                <a:cubicBezTo>
                                  <a:pt x="118513" y="0"/>
                                  <a:pt x="149952" y="3283"/>
                                  <a:pt x="176256" y="11905"/>
                                </a:cubicBezTo>
                                <a:lnTo>
                                  <a:pt x="176256" y="45447"/>
                                </a:lnTo>
                                <a:cubicBezTo>
                                  <a:pt x="156267" y="34952"/>
                                  <a:pt x="128251" y="28203"/>
                                  <a:pt x="107185" y="28203"/>
                                </a:cubicBezTo>
                                <a:cubicBezTo>
                                  <a:pt x="68071" y="28203"/>
                                  <a:pt x="35799" y="37151"/>
                                  <a:pt x="35799" y="74848"/>
                                </a:cubicBezTo>
                                <a:cubicBezTo>
                                  <a:pt x="35799" y="130656"/>
                                  <a:pt x="191360" y="121583"/>
                                  <a:pt x="191360" y="218827"/>
                                </a:cubicBezTo>
                                <a:cubicBezTo>
                                  <a:pt x="191360" y="279525"/>
                                  <a:pt x="129668" y="300321"/>
                                  <a:pt x="83336" y="300321"/>
                                </a:cubicBezTo>
                                <a:cubicBezTo>
                                  <a:pt x="55134" y="300321"/>
                                  <a:pt x="26073" y="297168"/>
                                  <a:pt x="0" y="288065"/>
                                </a:cubicBezTo>
                                <a:lnTo>
                                  <a:pt x="0" y="253431"/>
                                </a:lnTo>
                                <a:cubicBezTo>
                                  <a:pt x="22868" y="264119"/>
                                  <a:pt x="51441" y="272125"/>
                                  <a:pt x="80925" y="272125"/>
                                </a:cubicBezTo>
                                <a:cubicBezTo>
                                  <a:pt x="117032" y="272125"/>
                                  <a:pt x="155793" y="255644"/>
                                  <a:pt x="155793" y="218827"/>
                                </a:cubicBezTo>
                                <a:cubicBezTo>
                                  <a:pt x="155793" y="149222"/>
                                  <a:pt x="154" y="165891"/>
                                  <a:pt x="154" y="74848"/>
                                </a:cubicBezTo>
                                <a:cubicBezTo>
                                  <a:pt x="154" y="20284"/>
                                  <a:pt x="50243" y="0"/>
                                  <a:pt x="102973" y="0"/>
                                </a:cubicBez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20" name="Shape 22"/>
                        <wps:cNvSpPr/>
                        <wps:spPr>
                          <a:xfrm>
                            <a:off x="1766612" y="1077656"/>
                            <a:ext cx="399813" cy="452095"/>
                          </a:xfrm>
                          <a:custGeom>
                            <a:avLst/>
                            <a:gdLst/>
                            <a:ahLst/>
                            <a:cxnLst/>
                            <a:rect l="0" t="0" r="0" b="0"/>
                            <a:pathLst>
                              <a:path w="399813" h="452095">
                                <a:moveTo>
                                  <a:pt x="37132" y="0"/>
                                </a:moveTo>
                                <a:lnTo>
                                  <a:pt x="72104" y="0"/>
                                </a:lnTo>
                                <a:lnTo>
                                  <a:pt x="72104" y="62322"/>
                                </a:lnTo>
                                <a:lnTo>
                                  <a:pt x="158684" y="62322"/>
                                </a:lnTo>
                                <a:lnTo>
                                  <a:pt x="258182" y="322524"/>
                                </a:lnTo>
                                <a:lnTo>
                                  <a:pt x="361322" y="62322"/>
                                </a:lnTo>
                                <a:lnTo>
                                  <a:pt x="399813" y="62322"/>
                                </a:lnTo>
                                <a:lnTo>
                                  <a:pt x="284480" y="346237"/>
                                </a:lnTo>
                                <a:cubicBezTo>
                                  <a:pt x="257977" y="411501"/>
                                  <a:pt x="225076" y="447640"/>
                                  <a:pt x="183764" y="452095"/>
                                </a:cubicBezTo>
                                <a:lnTo>
                                  <a:pt x="172173" y="425086"/>
                                </a:lnTo>
                                <a:cubicBezTo>
                                  <a:pt x="215068" y="418816"/>
                                  <a:pt x="235135" y="379421"/>
                                  <a:pt x="249348" y="346237"/>
                                </a:cubicBezTo>
                                <a:lnTo>
                                  <a:pt x="229436" y="346237"/>
                                </a:lnTo>
                                <a:lnTo>
                                  <a:pt x="130001" y="89350"/>
                                </a:lnTo>
                                <a:lnTo>
                                  <a:pt x="71803" y="89350"/>
                                </a:lnTo>
                                <a:lnTo>
                                  <a:pt x="71803" y="263753"/>
                                </a:lnTo>
                                <a:cubicBezTo>
                                  <a:pt x="71803" y="294278"/>
                                  <a:pt x="72873" y="319158"/>
                                  <a:pt x="97100" y="319158"/>
                                </a:cubicBezTo>
                                <a:cubicBezTo>
                                  <a:pt x="103684" y="319158"/>
                                  <a:pt x="115167" y="319261"/>
                                  <a:pt x="124072" y="318304"/>
                                </a:cubicBezTo>
                                <a:lnTo>
                                  <a:pt x="124072" y="347461"/>
                                </a:lnTo>
                                <a:cubicBezTo>
                                  <a:pt x="113871" y="348130"/>
                                  <a:pt x="103146" y="348386"/>
                                  <a:pt x="96049" y="348386"/>
                                </a:cubicBezTo>
                                <a:cubicBezTo>
                                  <a:pt x="50878" y="348386"/>
                                  <a:pt x="37132" y="319421"/>
                                  <a:pt x="37132" y="265101"/>
                                </a:cubicBezTo>
                                <a:lnTo>
                                  <a:pt x="37132" y="89350"/>
                                </a:lnTo>
                                <a:lnTo>
                                  <a:pt x="0" y="89350"/>
                                </a:lnTo>
                                <a:lnTo>
                                  <a:pt x="0" y="62322"/>
                                </a:lnTo>
                                <a:lnTo>
                                  <a:pt x="37132" y="62322"/>
                                </a:lnTo>
                                <a:lnTo>
                                  <a:pt x="37132" y="0"/>
                                </a:ln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21" name="Shape 23"/>
                        <wps:cNvSpPr/>
                        <wps:spPr>
                          <a:xfrm>
                            <a:off x="1716331" y="754019"/>
                            <a:ext cx="449838" cy="439305"/>
                          </a:xfrm>
                          <a:custGeom>
                            <a:avLst/>
                            <a:gdLst/>
                            <a:ahLst/>
                            <a:cxnLst/>
                            <a:rect l="0" t="0" r="0" b="0"/>
                            <a:pathLst>
                              <a:path w="449838" h="439305">
                                <a:moveTo>
                                  <a:pt x="0" y="0"/>
                                </a:moveTo>
                                <a:lnTo>
                                  <a:pt x="74239" y="0"/>
                                </a:lnTo>
                                <a:lnTo>
                                  <a:pt x="74239" y="56269"/>
                                </a:lnTo>
                                <a:cubicBezTo>
                                  <a:pt x="82804" y="30446"/>
                                  <a:pt x="104518" y="0"/>
                                  <a:pt x="158934" y="0"/>
                                </a:cubicBezTo>
                                <a:lnTo>
                                  <a:pt x="223550" y="0"/>
                                </a:lnTo>
                                <a:lnTo>
                                  <a:pt x="295898" y="224139"/>
                                </a:lnTo>
                                <a:lnTo>
                                  <a:pt x="367784" y="0"/>
                                </a:lnTo>
                                <a:lnTo>
                                  <a:pt x="449838" y="0"/>
                                </a:lnTo>
                                <a:lnTo>
                                  <a:pt x="345891" y="317489"/>
                                </a:lnTo>
                                <a:cubicBezTo>
                                  <a:pt x="329324" y="363372"/>
                                  <a:pt x="298776" y="426791"/>
                                  <a:pt x="260233" y="439305"/>
                                </a:cubicBezTo>
                                <a:lnTo>
                                  <a:pt x="260227" y="439285"/>
                                </a:lnTo>
                                <a:lnTo>
                                  <a:pt x="234718" y="372581"/>
                                </a:lnTo>
                                <a:cubicBezTo>
                                  <a:pt x="252104" y="360763"/>
                                  <a:pt x="260041" y="342449"/>
                                  <a:pt x="272222" y="306072"/>
                                </a:cubicBezTo>
                                <a:lnTo>
                                  <a:pt x="241296" y="306072"/>
                                </a:lnTo>
                                <a:lnTo>
                                  <a:pt x="160633" y="68270"/>
                                </a:lnTo>
                                <a:cubicBezTo>
                                  <a:pt x="104941" y="69418"/>
                                  <a:pt x="78117" y="101428"/>
                                  <a:pt x="78117" y="168769"/>
                                </a:cubicBezTo>
                                <a:lnTo>
                                  <a:pt x="78117" y="306072"/>
                                </a:lnTo>
                                <a:lnTo>
                                  <a:pt x="0" y="306072"/>
                                </a:lnTo>
                                <a:lnTo>
                                  <a:pt x="0" y="0"/>
                                </a:ln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23" name="Shape 24"/>
                        <wps:cNvSpPr/>
                        <wps:spPr>
                          <a:xfrm>
                            <a:off x="0" y="656989"/>
                            <a:ext cx="339092" cy="411431"/>
                          </a:xfrm>
                          <a:custGeom>
                            <a:avLst/>
                            <a:gdLst/>
                            <a:ahLst/>
                            <a:cxnLst/>
                            <a:rect l="0" t="0" r="0" b="0"/>
                            <a:pathLst>
                              <a:path w="339092" h="411431">
                                <a:moveTo>
                                  <a:pt x="183925" y="0"/>
                                </a:moveTo>
                                <a:cubicBezTo>
                                  <a:pt x="256188" y="0"/>
                                  <a:pt x="318339" y="39107"/>
                                  <a:pt x="339092" y="110236"/>
                                </a:cubicBezTo>
                                <a:lnTo>
                                  <a:pt x="264632" y="136092"/>
                                </a:lnTo>
                                <a:cubicBezTo>
                                  <a:pt x="257049" y="99665"/>
                                  <a:pt x="222883" y="72636"/>
                                  <a:pt x="183925" y="72636"/>
                                </a:cubicBezTo>
                                <a:cubicBezTo>
                                  <a:pt x="110046" y="72636"/>
                                  <a:pt x="82253" y="138624"/>
                                  <a:pt x="82253" y="207401"/>
                                </a:cubicBezTo>
                                <a:cubicBezTo>
                                  <a:pt x="82253" y="272818"/>
                                  <a:pt x="110046" y="338839"/>
                                  <a:pt x="183925" y="338839"/>
                                </a:cubicBezTo>
                                <a:cubicBezTo>
                                  <a:pt x="225195" y="338839"/>
                                  <a:pt x="251545" y="314265"/>
                                  <a:pt x="263147" y="276877"/>
                                </a:cubicBezTo>
                                <a:lnTo>
                                  <a:pt x="337680" y="302758"/>
                                </a:lnTo>
                                <a:cubicBezTo>
                                  <a:pt x="314452" y="370341"/>
                                  <a:pt x="258106" y="411431"/>
                                  <a:pt x="183925" y="411431"/>
                                </a:cubicBezTo>
                                <a:cubicBezTo>
                                  <a:pt x="68127" y="411431"/>
                                  <a:pt x="0" y="320663"/>
                                  <a:pt x="0" y="207401"/>
                                </a:cubicBezTo>
                                <a:cubicBezTo>
                                  <a:pt x="0" y="90760"/>
                                  <a:pt x="68127" y="0"/>
                                  <a:pt x="183925" y="0"/>
                                </a:cubicBez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24" name="Shape 25"/>
                        <wps:cNvSpPr/>
                        <wps:spPr>
                          <a:xfrm>
                            <a:off x="921494" y="746189"/>
                            <a:ext cx="141621" cy="321894"/>
                          </a:xfrm>
                          <a:custGeom>
                            <a:avLst/>
                            <a:gdLst/>
                            <a:ahLst/>
                            <a:cxnLst/>
                            <a:rect l="0" t="0" r="0" b="0"/>
                            <a:pathLst>
                              <a:path w="141621" h="321894">
                                <a:moveTo>
                                  <a:pt x="141621" y="0"/>
                                </a:moveTo>
                                <a:lnTo>
                                  <a:pt x="141621" y="63276"/>
                                </a:lnTo>
                                <a:lnTo>
                                  <a:pt x="112156" y="69812"/>
                                </a:lnTo>
                                <a:cubicBezTo>
                                  <a:pt x="87196" y="82582"/>
                                  <a:pt x="78938" y="110339"/>
                                  <a:pt x="78073" y="128067"/>
                                </a:cubicBezTo>
                                <a:lnTo>
                                  <a:pt x="141621" y="128067"/>
                                </a:lnTo>
                                <a:lnTo>
                                  <a:pt x="141621" y="181342"/>
                                </a:lnTo>
                                <a:lnTo>
                                  <a:pt x="78073" y="181342"/>
                                </a:lnTo>
                                <a:cubicBezTo>
                                  <a:pt x="79746" y="221318"/>
                                  <a:pt x="93781" y="244953"/>
                                  <a:pt x="119007" y="254272"/>
                                </a:cubicBezTo>
                                <a:lnTo>
                                  <a:pt x="141621" y="257888"/>
                                </a:lnTo>
                                <a:lnTo>
                                  <a:pt x="141621" y="321894"/>
                                </a:lnTo>
                                <a:lnTo>
                                  <a:pt x="113241" y="319203"/>
                                </a:lnTo>
                                <a:cubicBezTo>
                                  <a:pt x="42521" y="305224"/>
                                  <a:pt x="0" y="244127"/>
                                  <a:pt x="0" y="161211"/>
                                </a:cubicBezTo>
                                <a:cubicBezTo>
                                  <a:pt x="0" y="80938"/>
                                  <a:pt x="45074" y="17432"/>
                                  <a:pt x="114198" y="2810"/>
                                </a:cubicBezTo>
                                <a:lnTo>
                                  <a:pt x="141621" y="0"/>
                                </a:ln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25" name="Shape 26"/>
                        <wps:cNvSpPr/>
                        <wps:spPr>
                          <a:xfrm>
                            <a:off x="1063115" y="973876"/>
                            <a:ext cx="125177" cy="94549"/>
                          </a:xfrm>
                          <a:custGeom>
                            <a:avLst/>
                            <a:gdLst/>
                            <a:ahLst/>
                            <a:cxnLst/>
                            <a:rect l="0" t="0" r="0" b="0"/>
                            <a:pathLst>
                              <a:path w="125177" h="94549">
                                <a:moveTo>
                                  <a:pt x="64427" y="0"/>
                                </a:moveTo>
                                <a:lnTo>
                                  <a:pt x="125177" y="21098"/>
                                </a:lnTo>
                                <a:cubicBezTo>
                                  <a:pt x="100277" y="72193"/>
                                  <a:pt x="58356" y="94549"/>
                                  <a:pt x="3613" y="94549"/>
                                </a:cubicBezTo>
                                <a:lnTo>
                                  <a:pt x="0" y="94207"/>
                                </a:lnTo>
                                <a:lnTo>
                                  <a:pt x="0" y="30201"/>
                                </a:lnTo>
                                <a:lnTo>
                                  <a:pt x="6299" y="31208"/>
                                </a:lnTo>
                                <a:cubicBezTo>
                                  <a:pt x="33084" y="31208"/>
                                  <a:pt x="55375" y="16142"/>
                                  <a:pt x="64427" y="0"/>
                                </a:cubicBez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26" name="Shape 27"/>
                        <wps:cNvSpPr/>
                        <wps:spPr>
                          <a:xfrm>
                            <a:off x="1063115" y="745819"/>
                            <a:ext cx="147192" cy="181712"/>
                          </a:xfrm>
                          <a:custGeom>
                            <a:avLst/>
                            <a:gdLst/>
                            <a:ahLst/>
                            <a:cxnLst/>
                            <a:rect l="0" t="0" r="0" b="0"/>
                            <a:pathLst>
                              <a:path w="147192" h="181712">
                                <a:moveTo>
                                  <a:pt x="3613" y="0"/>
                                </a:moveTo>
                                <a:cubicBezTo>
                                  <a:pt x="100380" y="0"/>
                                  <a:pt x="147192" y="87567"/>
                                  <a:pt x="141634" y="181712"/>
                                </a:cubicBezTo>
                                <a:lnTo>
                                  <a:pt x="0" y="181712"/>
                                </a:lnTo>
                                <a:lnTo>
                                  <a:pt x="0" y="128437"/>
                                </a:lnTo>
                                <a:lnTo>
                                  <a:pt x="63548" y="128437"/>
                                </a:lnTo>
                                <a:cubicBezTo>
                                  <a:pt x="57785" y="85984"/>
                                  <a:pt x="39302" y="63334"/>
                                  <a:pt x="1407" y="63334"/>
                                </a:cubicBezTo>
                                <a:lnTo>
                                  <a:pt x="0" y="63646"/>
                                </a:lnTo>
                                <a:lnTo>
                                  <a:pt x="0" y="370"/>
                                </a:lnTo>
                                <a:lnTo>
                                  <a:pt x="3613" y="0"/>
                                </a:ln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27" name="Shape 29"/>
                        <wps:cNvSpPr/>
                        <wps:spPr>
                          <a:xfrm>
                            <a:off x="1000003" y="1131933"/>
                            <a:ext cx="126562" cy="299955"/>
                          </a:xfrm>
                          <a:custGeom>
                            <a:avLst/>
                            <a:gdLst/>
                            <a:ahLst/>
                            <a:cxnLst/>
                            <a:rect l="0" t="0" r="0" b="0"/>
                            <a:pathLst>
                              <a:path w="126562" h="299955">
                                <a:moveTo>
                                  <a:pt x="126562" y="0"/>
                                </a:moveTo>
                                <a:lnTo>
                                  <a:pt x="126562" y="29381"/>
                                </a:lnTo>
                                <a:lnTo>
                                  <a:pt x="90479" y="37550"/>
                                </a:lnTo>
                                <a:cubicBezTo>
                                  <a:pt x="57497" y="53906"/>
                                  <a:pt x="38849" y="91463"/>
                                  <a:pt x="34690" y="130231"/>
                                </a:cubicBezTo>
                                <a:lnTo>
                                  <a:pt x="126562" y="130231"/>
                                </a:lnTo>
                                <a:lnTo>
                                  <a:pt x="126562" y="159376"/>
                                </a:lnTo>
                                <a:lnTo>
                                  <a:pt x="34690" y="159376"/>
                                </a:lnTo>
                                <a:cubicBezTo>
                                  <a:pt x="35172" y="203652"/>
                                  <a:pt x="55440" y="255914"/>
                                  <a:pt x="105115" y="268288"/>
                                </a:cubicBezTo>
                                <a:lnTo>
                                  <a:pt x="126562" y="270813"/>
                                </a:lnTo>
                                <a:lnTo>
                                  <a:pt x="126562" y="299955"/>
                                </a:lnTo>
                                <a:lnTo>
                                  <a:pt x="96819" y="296986"/>
                                </a:lnTo>
                                <a:cubicBezTo>
                                  <a:pt x="29102" y="282620"/>
                                  <a:pt x="0" y="220735"/>
                                  <a:pt x="0" y="150055"/>
                                </a:cubicBezTo>
                                <a:cubicBezTo>
                                  <a:pt x="0" y="84574"/>
                                  <a:pt x="29102" y="18661"/>
                                  <a:pt x="96819" y="3206"/>
                                </a:cubicBezTo>
                                <a:lnTo>
                                  <a:pt x="126562" y="0"/>
                                </a:ln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28" name="Shape 30"/>
                        <wps:cNvSpPr/>
                        <wps:spPr>
                          <a:xfrm>
                            <a:off x="1126565" y="1349636"/>
                            <a:ext cx="115811" cy="82419"/>
                          </a:xfrm>
                          <a:custGeom>
                            <a:avLst/>
                            <a:gdLst/>
                            <a:ahLst/>
                            <a:cxnLst/>
                            <a:rect l="0" t="0" r="0" b="0"/>
                            <a:pathLst>
                              <a:path w="115811" h="82419">
                                <a:moveTo>
                                  <a:pt x="84186" y="0"/>
                                </a:moveTo>
                                <a:lnTo>
                                  <a:pt x="115798" y="10982"/>
                                </a:lnTo>
                                <a:lnTo>
                                  <a:pt x="115811" y="10982"/>
                                </a:lnTo>
                                <a:cubicBezTo>
                                  <a:pt x="96841" y="56602"/>
                                  <a:pt x="61055" y="82419"/>
                                  <a:pt x="1670" y="82419"/>
                                </a:cubicBezTo>
                                <a:lnTo>
                                  <a:pt x="0" y="82252"/>
                                </a:lnTo>
                                <a:lnTo>
                                  <a:pt x="0" y="53110"/>
                                </a:lnTo>
                                <a:lnTo>
                                  <a:pt x="1670" y="53306"/>
                                </a:lnTo>
                                <a:cubicBezTo>
                                  <a:pt x="44175" y="53306"/>
                                  <a:pt x="70383" y="32240"/>
                                  <a:pt x="84186" y="0"/>
                                </a:cubicBez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29" name="Shape 31"/>
                        <wps:cNvSpPr/>
                        <wps:spPr>
                          <a:xfrm>
                            <a:off x="1126565" y="1131753"/>
                            <a:ext cx="129229" cy="159555"/>
                          </a:xfrm>
                          <a:custGeom>
                            <a:avLst/>
                            <a:gdLst/>
                            <a:ahLst/>
                            <a:cxnLst/>
                            <a:rect l="0" t="0" r="0" b="0"/>
                            <a:pathLst>
                              <a:path w="129229" h="159555">
                                <a:moveTo>
                                  <a:pt x="1670" y="0"/>
                                </a:moveTo>
                                <a:cubicBezTo>
                                  <a:pt x="92917" y="0"/>
                                  <a:pt x="129229" y="79751"/>
                                  <a:pt x="126517" y="159555"/>
                                </a:cubicBezTo>
                                <a:lnTo>
                                  <a:pt x="0" y="159555"/>
                                </a:lnTo>
                                <a:lnTo>
                                  <a:pt x="0" y="130411"/>
                                </a:lnTo>
                                <a:lnTo>
                                  <a:pt x="91872" y="130411"/>
                                </a:lnTo>
                                <a:cubicBezTo>
                                  <a:pt x="90180" y="78168"/>
                                  <a:pt x="57772" y="29182"/>
                                  <a:pt x="1670" y="29182"/>
                                </a:cubicBezTo>
                                <a:lnTo>
                                  <a:pt x="0" y="29561"/>
                                </a:lnTo>
                                <a:lnTo>
                                  <a:pt x="0" y="180"/>
                                </a:lnTo>
                                <a:lnTo>
                                  <a:pt x="1670" y="0"/>
                                </a:ln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30" name="Shape 32"/>
                        <wps:cNvSpPr/>
                        <wps:spPr>
                          <a:xfrm>
                            <a:off x="1522006" y="544550"/>
                            <a:ext cx="48758" cy="59709"/>
                          </a:xfrm>
                          <a:custGeom>
                            <a:avLst/>
                            <a:gdLst/>
                            <a:ahLst/>
                            <a:cxnLst/>
                            <a:rect l="0" t="0" r="0" b="0"/>
                            <a:pathLst>
                              <a:path w="48758" h="59709">
                                <a:moveTo>
                                  <a:pt x="32168" y="2799"/>
                                </a:moveTo>
                                <a:cubicBezTo>
                                  <a:pt x="36555" y="3359"/>
                                  <a:pt x="41640" y="4693"/>
                                  <a:pt x="47527" y="7089"/>
                                </a:cubicBezTo>
                                <a:lnTo>
                                  <a:pt x="48758" y="7740"/>
                                </a:lnTo>
                                <a:lnTo>
                                  <a:pt x="48758" y="14625"/>
                                </a:lnTo>
                                <a:lnTo>
                                  <a:pt x="39279" y="10441"/>
                                </a:lnTo>
                                <a:cubicBezTo>
                                  <a:pt x="33096" y="8403"/>
                                  <a:pt x="27286" y="7324"/>
                                  <a:pt x="22514" y="7807"/>
                                </a:cubicBezTo>
                                <a:cubicBezTo>
                                  <a:pt x="16151" y="8450"/>
                                  <a:pt x="11634" y="11871"/>
                                  <a:pt x="10543" y="19500"/>
                                </a:cubicBezTo>
                                <a:cubicBezTo>
                                  <a:pt x="10789" y="33517"/>
                                  <a:pt x="25017" y="40630"/>
                                  <a:pt x="41623" y="43039"/>
                                </a:cubicBezTo>
                                <a:lnTo>
                                  <a:pt x="48758" y="43141"/>
                                </a:lnTo>
                                <a:lnTo>
                                  <a:pt x="48758" y="59709"/>
                                </a:lnTo>
                                <a:lnTo>
                                  <a:pt x="46174" y="59434"/>
                                </a:lnTo>
                                <a:cubicBezTo>
                                  <a:pt x="21656" y="54092"/>
                                  <a:pt x="0" y="42034"/>
                                  <a:pt x="5741" y="16563"/>
                                </a:cubicBezTo>
                                <a:cubicBezTo>
                                  <a:pt x="5741" y="16563"/>
                                  <a:pt x="10231" y="0"/>
                                  <a:pt x="32168" y="2799"/>
                                </a:cubicBez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31" name="Shape 33"/>
                        <wps:cNvSpPr/>
                        <wps:spPr>
                          <a:xfrm>
                            <a:off x="1459487" y="419860"/>
                            <a:ext cx="111277" cy="86372"/>
                          </a:xfrm>
                          <a:custGeom>
                            <a:avLst/>
                            <a:gdLst/>
                            <a:ahLst/>
                            <a:cxnLst/>
                            <a:rect l="0" t="0" r="0" b="0"/>
                            <a:pathLst>
                              <a:path w="111277" h="86372">
                                <a:moveTo>
                                  <a:pt x="46222" y="677"/>
                                </a:moveTo>
                                <a:cubicBezTo>
                                  <a:pt x="59520" y="2710"/>
                                  <a:pt x="74952" y="11341"/>
                                  <a:pt x="89971" y="22277"/>
                                </a:cubicBezTo>
                                <a:lnTo>
                                  <a:pt x="111277" y="39832"/>
                                </a:lnTo>
                                <a:lnTo>
                                  <a:pt x="111277" y="49570"/>
                                </a:lnTo>
                                <a:lnTo>
                                  <a:pt x="91398" y="31596"/>
                                </a:lnTo>
                                <a:cubicBezTo>
                                  <a:pt x="76224" y="19016"/>
                                  <a:pt x="59699" y="7955"/>
                                  <a:pt x="46496" y="5386"/>
                                </a:cubicBezTo>
                                <a:cubicBezTo>
                                  <a:pt x="42723" y="4652"/>
                                  <a:pt x="39222" y="4611"/>
                                  <a:pt x="36100" y="5426"/>
                                </a:cubicBezTo>
                                <a:cubicBezTo>
                                  <a:pt x="32533" y="6357"/>
                                  <a:pt x="29462" y="8406"/>
                                  <a:pt x="27050" y="11816"/>
                                </a:cubicBezTo>
                                <a:cubicBezTo>
                                  <a:pt x="14630" y="34501"/>
                                  <a:pt x="71207" y="53198"/>
                                  <a:pt x="105170" y="61845"/>
                                </a:cubicBezTo>
                                <a:lnTo>
                                  <a:pt x="111277" y="63285"/>
                                </a:lnTo>
                                <a:lnTo>
                                  <a:pt x="111277" y="86372"/>
                                </a:lnTo>
                                <a:lnTo>
                                  <a:pt x="101548" y="84131"/>
                                </a:lnTo>
                                <a:cubicBezTo>
                                  <a:pt x="51862" y="67748"/>
                                  <a:pt x="0" y="36170"/>
                                  <a:pt x="21921" y="7989"/>
                                </a:cubicBezTo>
                                <a:cubicBezTo>
                                  <a:pt x="25331" y="4337"/>
                                  <a:pt x="29314" y="2088"/>
                                  <a:pt x="33730" y="1004"/>
                                </a:cubicBezTo>
                                <a:cubicBezTo>
                                  <a:pt x="37594" y="56"/>
                                  <a:pt x="41790" y="0"/>
                                  <a:pt x="46222" y="677"/>
                                </a:cubicBez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32" name="Shape 34"/>
                        <wps:cNvSpPr/>
                        <wps:spPr>
                          <a:xfrm>
                            <a:off x="1477510" y="49821"/>
                            <a:ext cx="93254" cy="360316"/>
                          </a:xfrm>
                          <a:custGeom>
                            <a:avLst/>
                            <a:gdLst/>
                            <a:ahLst/>
                            <a:cxnLst/>
                            <a:rect l="0" t="0" r="0" b="0"/>
                            <a:pathLst>
                              <a:path w="93254" h="360316">
                                <a:moveTo>
                                  <a:pt x="93254" y="0"/>
                                </a:moveTo>
                                <a:lnTo>
                                  <a:pt x="93254" y="10049"/>
                                </a:lnTo>
                                <a:lnTo>
                                  <a:pt x="91758" y="17220"/>
                                </a:lnTo>
                                <a:cubicBezTo>
                                  <a:pt x="91015" y="24321"/>
                                  <a:pt x="91000" y="31158"/>
                                  <a:pt x="91533" y="37683"/>
                                </a:cubicBezTo>
                                <a:lnTo>
                                  <a:pt x="93254" y="44931"/>
                                </a:lnTo>
                                <a:lnTo>
                                  <a:pt x="93254" y="100891"/>
                                </a:lnTo>
                                <a:lnTo>
                                  <a:pt x="87331" y="82620"/>
                                </a:lnTo>
                                <a:cubicBezTo>
                                  <a:pt x="82741" y="63426"/>
                                  <a:pt x="82599" y="49824"/>
                                  <a:pt x="83189" y="42048"/>
                                </a:cubicBezTo>
                                <a:cubicBezTo>
                                  <a:pt x="70950" y="68333"/>
                                  <a:pt x="67860" y="186346"/>
                                  <a:pt x="69437" y="210438"/>
                                </a:cubicBezTo>
                                <a:lnTo>
                                  <a:pt x="93254" y="224553"/>
                                </a:lnTo>
                                <a:lnTo>
                                  <a:pt x="93254" y="264962"/>
                                </a:lnTo>
                                <a:lnTo>
                                  <a:pt x="71976" y="249827"/>
                                </a:lnTo>
                                <a:cubicBezTo>
                                  <a:pt x="72572" y="257431"/>
                                  <a:pt x="81810" y="305340"/>
                                  <a:pt x="86804" y="318444"/>
                                </a:cubicBezTo>
                                <a:lnTo>
                                  <a:pt x="93254" y="321216"/>
                                </a:lnTo>
                                <a:lnTo>
                                  <a:pt x="93254" y="360316"/>
                                </a:lnTo>
                                <a:lnTo>
                                  <a:pt x="86304" y="349614"/>
                                </a:lnTo>
                                <a:cubicBezTo>
                                  <a:pt x="10328" y="311642"/>
                                  <a:pt x="1282" y="245359"/>
                                  <a:pt x="2994" y="250315"/>
                                </a:cubicBezTo>
                                <a:cubicBezTo>
                                  <a:pt x="15392" y="277260"/>
                                  <a:pt x="53205" y="306084"/>
                                  <a:pt x="77624" y="314931"/>
                                </a:cubicBezTo>
                                <a:cubicBezTo>
                                  <a:pt x="69591" y="290691"/>
                                  <a:pt x="68084" y="269496"/>
                                  <a:pt x="63206" y="244891"/>
                                </a:cubicBezTo>
                                <a:cubicBezTo>
                                  <a:pt x="0" y="196777"/>
                                  <a:pt x="10379" y="129725"/>
                                  <a:pt x="10379" y="129725"/>
                                </a:cubicBezTo>
                                <a:cubicBezTo>
                                  <a:pt x="8623" y="160202"/>
                                  <a:pt x="53583" y="200835"/>
                                  <a:pt x="61032" y="205355"/>
                                </a:cubicBezTo>
                                <a:cubicBezTo>
                                  <a:pt x="55277" y="88260"/>
                                  <a:pt x="78024" y="28579"/>
                                  <a:pt x="89758" y="6057"/>
                                </a:cubicBezTo>
                                <a:lnTo>
                                  <a:pt x="93254" y="0"/>
                                </a:ln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33" name="Shape 35"/>
                        <wps:cNvSpPr/>
                        <wps:spPr>
                          <a:xfrm>
                            <a:off x="1570764" y="459692"/>
                            <a:ext cx="101713" cy="172471"/>
                          </a:xfrm>
                          <a:custGeom>
                            <a:avLst/>
                            <a:gdLst/>
                            <a:ahLst/>
                            <a:cxnLst/>
                            <a:rect l="0" t="0" r="0" b="0"/>
                            <a:pathLst>
                              <a:path w="101713" h="172471">
                                <a:moveTo>
                                  <a:pt x="0" y="0"/>
                                </a:moveTo>
                                <a:lnTo>
                                  <a:pt x="7429" y="6121"/>
                                </a:lnTo>
                                <a:cubicBezTo>
                                  <a:pt x="16320" y="14189"/>
                                  <a:pt x="24274" y="22010"/>
                                  <a:pt x="30536" y="28311"/>
                                </a:cubicBezTo>
                                <a:cubicBezTo>
                                  <a:pt x="43199" y="28737"/>
                                  <a:pt x="56776" y="30001"/>
                                  <a:pt x="70645" y="31856"/>
                                </a:cubicBezTo>
                                <a:lnTo>
                                  <a:pt x="101713" y="37119"/>
                                </a:lnTo>
                                <a:lnTo>
                                  <a:pt x="101713" y="61259"/>
                                </a:lnTo>
                                <a:lnTo>
                                  <a:pt x="82314" y="59383"/>
                                </a:lnTo>
                                <a:cubicBezTo>
                                  <a:pt x="69221" y="58241"/>
                                  <a:pt x="57744" y="57331"/>
                                  <a:pt x="49871" y="56698"/>
                                </a:cubicBezTo>
                                <a:cubicBezTo>
                                  <a:pt x="63591" y="72309"/>
                                  <a:pt x="94177" y="106152"/>
                                  <a:pt x="94177" y="106152"/>
                                </a:cubicBezTo>
                                <a:lnTo>
                                  <a:pt x="101713" y="105196"/>
                                </a:lnTo>
                                <a:lnTo>
                                  <a:pt x="101713" y="138016"/>
                                </a:lnTo>
                                <a:lnTo>
                                  <a:pt x="95462" y="139469"/>
                                </a:lnTo>
                                <a:cubicBezTo>
                                  <a:pt x="82094" y="142397"/>
                                  <a:pt x="66120" y="145474"/>
                                  <a:pt x="63456" y="145753"/>
                                </a:cubicBezTo>
                                <a:cubicBezTo>
                                  <a:pt x="71064" y="153185"/>
                                  <a:pt x="79650" y="158257"/>
                                  <a:pt x="88250" y="161685"/>
                                </a:cubicBezTo>
                                <a:lnTo>
                                  <a:pt x="101713" y="164968"/>
                                </a:lnTo>
                                <a:lnTo>
                                  <a:pt x="101713" y="172471"/>
                                </a:lnTo>
                                <a:lnTo>
                                  <a:pt x="78103" y="164051"/>
                                </a:lnTo>
                                <a:cubicBezTo>
                                  <a:pt x="69936" y="159804"/>
                                  <a:pt x="62060" y="154170"/>
                                  <a:pt x="55019" y="146875"/>
                                </a:cubicBezTo>
                                <a:cubicBezTo>
                                  <a:pt x="52166" y="147569"/>
                                  <a:pt x="43895" y="148259"/>
                                  <a:pt x="33272" y="148108"/>
                                </a:cubicBezTo>
                                <a:lnTo>
                                  <a:pt x="0" y="144567"/>
                                </a:lnTo>
                                <a:lnTo>
                                  <a:pt x="0" y="127999"/>
                                </a:lnTo>
                                <a:lnTo>
                                  <a:pt x="18107" y="128257"/>
                                </a:lnTo>
                                <a:cubicBezTo>
                                  <a:pt x="26149" y="127385"/>
                                  <a:pt x="33336" y="125612"/>
                                  <a:pt x="38216" y="123212"/>
                                </a:cubicBezTo>
                                <a:cubicBezTo>
                                  <a:pt x="33381" y="118505"/>
                                  <a:pt x="22038" y="110386"/>
                                  <a:pt x="9518" y="103684"/>
                                </a:cubicBezTo>
                                <a:lnTo>
                                  <a:pt x="0" y="99483"/>
                                </a:lnTo>
                                <a:lnTo>
                                  <a:pt x="0" y="92598"/>
                                </a:lnTo>
                                <a:lnTo>
                                  <a:pt x="18937" y="102608"/>
                                </a:lnTo>
                                <a:cubicBezTo>
                                  <a:pt x="26531" y="107416"/>
                                  <a:pt x="35029" y="113573"/>
                                  <a:pt x="44537" y="121366"/>
                                </a:cubicBezTo>
                                <a:cubicBezTo>
                                  <a:pt x="66937" y="113442"/>
                                  <a:pt x="69482" y="112275"/>
                                  <a:pt x="85682" y="108243"/>
                                </a:cubicBezTo>
                                <a:cubicBezTo>
                                  <a:pt x="71675" y="90875"/>
                                  <a:pt x="50691" y="70027"/>
                                  <a:pt x="36421" y="54929"/>
                                </a:cubicBezTo>
                                <a:lnTo>
                                  <a:pt x="0" y="46540"/>
                                </a:lnTo>
                                <a:lnTo>
                                  <a:pt x="0" y="23452"/>
                                </a:lnTo>
                                <a:lnTo>
                                  <a:pt x="8566" y="25471"/>
                                </a:lnTo>
                                <a:cubicBezTo>
                                  <a:pt x="12546" y="26326"/>
                                  <a:pt x="15473" y="26874"/>
                                  <a:pt x="16925" y="27086"/>
                                </a:cubicBezTo>
                                <a:cubicBezTo>
                                  <a:pt x="13023" y="22765"/>
                                  <a:pt x="7615" y="17079"/>
                                  <a:pt x="1287" y="10901"/>
                                </a:cubicBezTo>
                                <a:lnTo>
                                  <a:pt x="0" y="9738"/>
                                </a:lnTo>
                                <a:lnTo>
                                  <a:pt x="0" y="0"/>
                                </a:ln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34" name="Shape 36"/>
                        <wps:cNvSpPr/>
                        <wps:spPr>
                          <a:xfrm>
                            <a:off x="1570764" y="371037"/>
                            <a:ext cx="101713" cy="107261"/>
                          </a:xfrm>
                          <a:custGeom>
                            <a:avLst/>
                            <a:gdLst/>
                            <a:ahLst/>
                            <a:cxnLst/>
                            <a:rect l="0" t="0" r="0" b="0"/>
                            <a:pathLst>
                              <a:path w="101713" h="107261">
                                <a:moveTo>
                                  <a:pt x="0" y="0"/>
                                </a:moveTo>
                                <a:lnTo>
                                  <a:pt x="74838" y="32169"/>
                                </a:lnTo>
                                <a:lnTo>
                                  <a:pt x="101713" y="46488"/>
                                </a:lnTo>
                                <a:lnTo>
                                  <a:pt x="101713" y="75712"/>
                                </a:lnTo>
                                <a:lnTo>
                                  <a:pt x="74812" y="63355"/>
                                </a:lnTo>
                                <a:cubicBezTo>
                                  <a:pt x="48120" y="51300"/>
                                  <a:pt x="18769" y="38476"/>
                                  <a:pt x="4648" y="33360"/>
                                </a:cubicBezTo>
                                <a:cubicBezTo>
                                  <a:pt x="32904" y="76365"/>
                                  <a:pt x="61685" y="92597"/>
                                  <a:pt x="84558" y="96885"/>
                                </a:cubicBezTo>
                                <a:lnTo>
                                  <a:pt x="101713" y="96488"/>
                                </a:lnTo>
                                <a:lnTo>
                                  <a:pt x="101713" y="105082"/>
                                </a:lnTo>
                                <a:lnTo>
                                  <a:pt x="101025" y="105216"/>
                                </a:lnTo>
                                <a:cubicBezTo>
                                  <a:pt x="75827" y="107261"/>
                                  <a:pt x="41284" y="97068"/>
                                  <a:pt x="7469" y="50602"/>
                                </a:cubicBezTo>
                                <a:lnTo>
                                  <a:pt x="0" y="39100"/>
                                </a:lnTo>
                                <a:lnTo>
                                  <a:pt x="0" y="0"/>
                                </a:ln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35" name="Shape 37"/>
                        <wps:cNvSpPr/>
                        <wps:spPr>
                          <a:xfrm>
                            <a:off x="1570764" y="44992"/>
                            <a:ext cx="3103" cy="14878"/>
                          </a:xfrm>
                          <a:custGeom>
                            <a:avLst/>
                            <a:gdLst/>
                            <a:ahLst/>
                            <a:cxnLst/>
                            <a:rect l="0" t="0" r="0" b="0"/>
                            <a:pathLst>
                              <a:path w="3103" h="14878">
                                <a:moveTo>
                                  <a:pt x="3103" y="0"/>
                                </a:moveTo>
                                <a:lnTo>
                                  <a:pt x="0" y="14878"/>
                                </a:lnTo>
                                <a:lnTo>
                                  <a:pt x="0" y="4829"/>
                                </a:lnTo>
                                <a:lnTo>
                                  <a:pt x="1270" y="2628"/>
                                </a:lnTo>
                                <a:cubicBezTo>
                                  <a:pt x="2431" y="845"/>
                                  <a:pt x="3103" y="0"/>
                                  <a:pt x="3103" y="0"/>
                                </a:cubicBez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36" name="Shape 38"/>
                        <wps:cNvSpPr/>
                        <wps:spPr>
                          <a:xfrm>
                            <a:off x="1570764" y="0"/>
                            <a:ext cx="101713" cy="398397"/>
                          </a:xfrm>
                          <a:custGeom>
                            <a:avLst/>
                            <a:gdLst/>
                            <a:ahLst/>
                            <a:cxnLst/>
                            <a:rect l="0" t="0" r="0" b="0"/>
                            <a:pathLst>
                              <a:path w="101713" h="398397">
                                <a:moveTo>
                                  <a:pt x="83093" y="0"/>
                                </a:moveTo>
                                <a:cubicBezTo>
                                  <a:pt x="83810" y="45"/>
                                  <a:pt x="51348" y="51829"/>
                                  <a:pt x="91027" y="125826"/>
                                </a:cubicBezTo>
                                <a:lnTo>
                                  <a:pt x="101713" y="142048"/>
                                </a:lnTo>
                                <a:lnTo>
                                  <a:pt x="101713" y="189063"/>
                                </a:lnTo>
                                <a:lnTo>
                                  <a:pt x="86953" y="165657"/>
                                </a:lnTo>
                                <a:cubicBezTo>
                                  <a:pt x="47365" y="95198"/>
                                  <a:pt x="55799" y="57290"/>
                                  <a:pt x="69200" y="28311"/>
                                </a:cubicBezTo>
                                <a:cubicBezTo>
                                  <a:pt x="66539" y="33690"/>
                                  <a:pt x="30465" y="99735"/>
                                  <a:pt x="37844" y="174391"/>
                                </a:cubicBezTo>
                                <a:cubicBezTo>
                                  <a:pt x="40941" y="179456"/>
                                  <a:pt x="80349" y="222743"/>
                                  <a:pt x="97004" y="240366"/>
                                </a:cubicBezTo>
                                <a:lnTo>
                                  <a:pt x="101713" y="245890"/>
                                </a:lnTo>
                                <a:lnTo>
                                  <a:pt x="101713" y="290442"/>
                                </a:lnTo>
                                <a:lnTo>
                                  <a:pt x="98058" y="285901"/>
                                </a:lnTo>
                                <a:cubicBezTo>
                                  <a:pt x="71290" y="255432"/>
                                  <a:pt x="39694" y="228102"/>
                                  <a:pt x="31997" y="215524"/>
                                </a:cubicBezTo>
                                <a:cubicBezTo>
                                  <a:pt x="31504" y="242995"/>
                                  <a:pt x="33004" y="271985"/>
                                  <a:pt x="38133" y="297161"/>
                                </a:cubicBezTo>
                                <a:cubicBezTo>
                                  <a:pt x="39440" y="298850"/>
                                  <a:pt x="56808" y="308789"/>
                                  <a:pt x="77291" y="323080"/>
                                </a:cubicBezTo>
                                <a:lnTo>
                                  <a:pt x="101713" y="341887"/>
                                </a:lnTo>
                                <a:lnTo>
                                  <a:pt x="101713" y="370466"/>
                                </a:lnTo>
                                <a:lnTo>
                                  <a:pt x="87568" y="361109"/>
                                </a:lnTo>
                                <a:cubicBezTo>
                                  <a:pt x="73457" y="353470"/>
                                  <a:pt x="58769" y="346666"/>
                                  <a:pt x="45672" y="340698"/>
                                </a:cubicBezTo>
                                <a:cubicBezTo>
                                  <a:pt x="57423" y="377468"/>
                                  <a:pt x="76507" y="389856"/>
                                  <a:pt x="93153" y="392587"/>
                                </a:cubicBezTo>
                                <a:lnTo>
                                  <a:pt x="101713" y="392077"/>
                                </a:lnTo>
                                <a:lnTo>
                                  <a:pt x="101713" y="397947"/>
                                </a:lnTo>
                                <a:lnTo>
                                  <a:pt x="89606" y="398397"/>
                                </a:lnTo>
                                <a:cubicBezTo>
                                  <a:pt x="71253" y="394582"/>
                                  <a:pt x="51073" y="379356"/>
                                  <a:pt x="38133" y="337479"/>
                                </a:cubicBezTo>
                                <a:cubicBezTo>
                                  <a:pt x="28138" y="332495"/>
                                  <a:pt x="17236" y="326260"/>
                                  <a:pt x="6857" y="319660"/>
                                </a:cubicBezTo>
                                <a:lnTo>
                                  <a:pt x="0" y="314783"/>
                                </a:lnTo>
                                <a:lnTo>
                                  <a:pt x="0" y="274374"/>
                                </a:lnTo>
                                <a:lnTo>
                                  <a:pt x="29580" y="291904"/>
                                </a:lnTo>
                                <a:cubicBezTo>
                                  <a:pt x="25631" y="264580"/>
                                  <a:pt x="23304" y="235109"/>
                                  <a:pt x="24900" y="206574"/>
                                </a:cubicBezTo>
                                <a:cubicBezTo>
                                  <a:pt x="16302" y="191499"/>
                                  <a:pt x="9743" y="177764"/>
                                  <a:pt x="4761" y="165399"/>
                                </a:cubicBezTo>
                                <a:lnTo>
                                  <a:pt x="0" y="150712"/>
                                </a:lnTo>
                                <a:lnTo>
                                  <a:pt x="0" y="94752"/>
                                </a:lnTo>
                                <a:lnTo>
                                  <a:pt x="6594" y="122525"/>
                                </a:lnTo>
                                <a:cubicBezTo>
                                  <a:pt x="14582" y="142865"/>
                                  <a:pt x="25526" y="156678"/>
                                  <a:pt x="27817" y="160896"/>
                                </a:cubicBezTo>
                                <a:cubicBezTo>
                                  <a:pt x="29580" y="164358"/>
                                  <a:pt x="13450" y="89991"/>
                                  <a:pt x="83093" y="0"/>
                                </a:cubicBez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37" name="Shape 39"/>
                        <wps:cNvSpPr/>
                        <wps:spPr>
                          <a:xfrm>
                            <a:off x="1672477" y="559656"/>
                            <a:ext cx="83987" cy="94838"/>
                          </a:xfrm>
                          <a:custGeom>
                            <a:avLst/>
                            <a:gdLst/>
                            <a:ahLst/>
                            <a:cxnLst/>
                            <a:rect l="0" t="0" r="0" b="0"/>
                            <a:pathLst>
                              <a:path w="83987" h="94838">
                                <a:moveTo>
                                  <a:pt x="41242" y="0"/>
                                </a:moveTo>
                                <a:lnTo>
                                  <a:pt x="83987" y="5178"/>
                                </a:lnTo>
                                <a:lnTo>
                                  <a:pt x="83987" y="19190"/>
                                </a:lnTo>
                                <a:lnTo>
                                  <a:pt x="49317" y="24435"/>
                                </a:lnTo>
                                <a:cubicBezTo>
                                  <a:pt x="36748" y="27598"/>
                                  <a:pt x="24499" y="31492"/>
                                  <a:pt x="12844" y="34640"/>
                                </a:cubicBezTo>
                                <a:cubicBezTo>
                                  <a:pt x="12844" y="34640"/>
                                  <a:pt x="33924" y="55367"/>
                                  <a:pt x="44463" y="65509"/>
                                </a:cubicBezTo>
                                <a:cubicBezTo>
                                  <a:pt x="55519" y="60444"/>
                                  <a:pt x="66356" y="49621"/>
                                  <a:pt x="74418" y="39615"/>
                                </a:cubicBezTo>
                                <a:lnTo>
                                  <a:pt x="83987" y="26213"/>
                                </a:lnTo>
                                <a:lnTo>
                                  <a:pt x="83987" y="37247"/>
                                </a:lnTo>
                                <a:lnTo>
                                  <a:pt x="83370" y="38257"/>
                                </a:lnTo>
                                <a:cubicBezTo>
                                  <a:pt x="76376" y="48164"/>
                                  <a:pt x="65456" y="60079"/>
                                  <a:pt x="48464" y="69586"/>
                                </a:cubicBezTo>
                                <a:cubicBezTo>
                                  <a:pt x="56468" y="76036"/>
                                  <a:pt x="66734" y="82084"/>
                                  <a:pt x="77929" y="86077"/>
                                </a:cubicBezTo>
                                <a:lnTo>
                                  <a:pt x="83987" y="87559"/>
                                </a:lnTo>
                                <a:lnTo>
                                  <a:pt x="83987" y="94838"/>
                                </a:lnTo>
                                <a:lnTo>
                                  <a:pt x="65261" y="87983"/>
                                </a:lnTo>
                                <a:cubicBezTo>
                                  <a:pt x="57979" y="84243"/>
                                  <a:pt x="50445" y="79150"/>
                                  <a:pt x="43027" y="72285"/>
                                </a:cubicBezTo>
                                <a:cubicBezTo>
                                  <a:pt x="33013" y="75484"/>
                                  <a:pt x="17624" y="76436"/>
                                  <a:pt x="1217" y="72941"/>
                                </a:cubicBezTo>
                                <a:lnTo>
                                  <a:pt x="0" y="72506"/>
                                </a:lnTo>
                                <a:lnTo>
                                  <a:pt x="0" y="65004"/>
                                </a:lnTo>
                                <a:lnTo>
                                  <a:pt x="11412" y="67787"/>
                                </a:lnTo>
                                <a:cubicBezTo>
                                  <a:pt x="26737" y="69497"/>
                                  <a:pt x="38257" y="67490"/>
                                  <a:pt x="38257" y="67490"/>
                                </a:cubicBezTo>
                                <a:cubicBezTo>
                                  <a:pt x="27622" y="57764"/>
                                  <a:pt x="15659" y="46629"/>
                                  <a:pt x="5658" y="36737"/>
                                </a:cubicBezTo>
                                <a:lnTo>
                                  <a:pt x="0" y="38052"/>
                                </a:lnTo>
                                <a:lnTo>
                                  <a:pt x="0" y="5232"/>
                                </a:lnTo>
                                <a:lnTo>
                                  <a:pt x="41242" y="0"/>
                                </a:ln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38" name="Shape 40"/>
                        <wps:cNvSpPr/>
                        <wps:spPr>
                          <a:xfrm>
                            <a:off x="1672477" y="496811"/>
                            <a:ext cx="83987" cy="36252"/>
                          </a:xfrm>
                          <a:custGeom>
                            <a:avLst/>
                            <a:gdLst/>
                            <a:ahLst/>
                            <a:cxnLst/>
                            <a:rect l="0" t="0" r="0" b="0"/>
                            <a:pathLst>
                              <a:path w="83987" h="36252">
                                <a:moveTo>
                                  <a:pt x="0" y="0"/>
                                </a:moveTo>
                                <a:lnTo>
                                  <a:pt x="10791" y="1828"/>
                                </a:lnTo>
                                <a:cubicBezTo>
                                  <a:pt x="24622" y="4618"/>
                                  <a:pt x="38123" y="7751"/>
                                  <a:pt x="50673" y="10983"/>
                                </a:cubicBezTo>
                                <a:lnTo>
                                  <a:pt x="83987" y="20475"/>
                                </a:lnTo>
                                <a:lnTo>
                                  <a:pt x="83987" y="36252"/>
                                </a:lnTo>
                                <a:lnTo>
                                  <a:pt x="78036" y="34465"/>
                                </a:lnTo>
                                <a:cubicBezTo>
                                  <a:pt x="64915" y="31438"/>
                                  <a:pt x="44247" y="28678"/>
                                  <a:pt x="22741" y="26339"/>
                                </a:cubicBezTo>
                                <a:lnTo>
                                  <a:pt x="0" y="24140"/>
                                </a:lnTo>
                                <a:lnTo>
                                  <a:pt x="0" y="0"/>
                                </a:ln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39" name="Shape 41"/>
                        <wps:cNvSpPr/>
                        <wps:spPr>
                          <a:xfrm>
                            <a:off x="1732958" y="328599"/>
                            <a:ext cx="23506" cy="110418"/>
                          </a:xfrm>
                          <a:custGeom>
                            <a:avLst/>
                            <a:gdLst/>
                            <a:ahLst/>
                            <a:cxnLst/>
                            <a:rect l="0" t="0" r="0" b="0"/>
                            <a:pathLst>
                              <a:path w="23506" h="110418">
                                <a:moveTo>
                                  <a:pt x="23506" y="0"/>
                                </a:moveTo>
                                <a:lnTo>
                                  <a:pt x="23506" y="27961"/>
                                </a:lnTo>
                                <a:lnTo>
                                  <a:pt x="16582" y="46997"/>
                                </a:lnTo>
                                <a:cubicBezTo>
                                  <a:pt x="12007" y="57812"/>
                                  <a:pt x="8365" y="66513"/>
                                  <a:pt x="8248" y="72606"/>
                                </a:cubicBezTo>
                                <a:cubicBezTo>
                                  <a:pt x="8050" y="82781"/>
                                  <a:pt x="10340" y="90234"/>
                                  <a:pt x="14182" y="95399"/>
                                </a:cubicBezTo>
                                <a:lnTo>
                                  <a:pt x="23506" y="100943"/>
                                </a:lnTo>
                                <a:lnTo>
                                  <a:pt x="23506" y="110418"/>
                                </a:lnTo>
                                <a:lnTo>
                                  <a:pt x="12000" y="103648"/>
                                </a:lnTo>
                                <a:cubicBezTo>
                                  <a:pt x="6839" y="97237"/>
                                  <a:pt x="3728" y="89056"/>
                                  <a:pt x="2452" y="80177"/>
                                </a:cubicBezTo>
                                <a:cubicBezTo>
                                  <a:pt x="0" y="60108"/>
                                  <a:pt x="12791" y="41690"/>
                                  <a:pt x="19553" y="21221"/>
                                </a:cubicBezTo>
                                <a:lnTo>
                                  <a:pt x="23506" y="0"/>
                                </a:ln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40" name="Shape 42"/>
                        <wps:cNvSpPr/>
                        <wps:spPr>
                          <a:xfrm>
                            <a:off x="1672477" y="245890"/>
                            <a:ext cx="83987" cy="270127"/>
                          </a:xfrm>
                          <a:custGeom>
                            <a:avLst/>
                            <a:gdLst/>
                            <a:ahLst/>
                            <a:cxnLst/>
                            <a:rect l="0" t="0" r="0" b="0"/>
                            <a:pathLst>
                              <a:path w="83987" h="270127">
                                <a:moveTo>
                                  <a:pt x="0" y="0"/>
                                </a:moveTo>
                                <a:lnTo>
                                  <a:pt x="20200" y="23696"/>
                                </a:lnTo>
                                <a:cubicBezTo>
                                  <a:pt x="44564" y="57284"/>
                                  <a:pt x="62983" y="101704"/>
                                  <a:pt x="36668" y="136491"/>
                                </a:cubicBezTo>
                                <a:cubicBezTo>
                                  <a:pt x="48413" y="158872"/>
                                  <a:pt x="53503" y="176855"/>
                                  <a:pt x="43764" y="200620"/>
                                </a:cubicBezTo>
                                <a:cubicBezTo>
                                  <a:pt x="55051" y="210785"/>
                                  <a:pt x="65520" y="222131"/>
                                  <a:pt x="74336" y="234585"/>
                                </a:cubicBezTo>
                                <a:lnTo>
                                  <a:pt x="83987" y="253564"/>
                                </a:lnTo>
                                <a:lnTo>
                                  <a:pt x="83987" y="270127"/>
                                </a:lnTo>
                                <a:lnTo>
                                  <a:pt x="79181" y="261662"/>
                                </a:lnTo>
                                <a:cubicBezTo>
                                  <a:pt x="69510" y="247153"/>
                                  <a:pt x="49538" y="222324"/>
                                  <a:pt x="34719" y="216641"/>
                                </a:cubicBezTo>
                                <a:cubicBezTo>
                                  <a:pt x="31223" y="220082"/>
                                  <a:pt x="24331" y="224410"/>
                                  <a:pt x="15006" y="227329"/>
                                </a:cubicBezTo>
                                <a:lnTo>
                                  <a:pt x="0" y="230229"/>
                                </a:lnTo>
                                <a:lnTo>
                                  <a:pt x="0" y="221635"/>
                                </a:lnTo>
                                <a:lnTo>
                                  <a:pt x="11921" y="221359"/>
                                </a:lnTo>
                                <a:cubicBezTo>
                                  <a:pt x="19601" y="219385"/>
                                  <a:pt x="25000" y="216277"/>
                                  <a:pt x="27314" y="213891"/>
                                </a:cubicBezTo>
                                <a:cubicBezTo>
                                  <a:pt x="25570" y="212868"/>
                                  <a:pt x="18690" y="209535"/>
                                  <a:pt x="8908" y="204950"/>
                                </a:cubicBezTo>
                                <a:lnTo>
                                  <a:pt x="0" y="200858"/>
                                </a:lnTo>
                                <a:lnTo>
                                  <a:pt x="0" y="171635"/>
                                </a:lnTo>
                                <a:lnTo>
                                  <a:pt x="9049" y="176456"/>
                                </a:lnTo>
                                <a:cubicBezTo>
                                  <a:pt x="20127" y="182933"/>
                                  <a:pt x="30186" y="189476"/>
                                  <a:pt x="38853" y="195998"/>
                                </a:cubicBezTo>
                                <a:cubicBezTo>
                                  <a:pt x="45047" y="176893"/>
                                  <a:pt x="42476" y="158654"/>
                                  <a:pt x="28404" y="144961"/>
                                </a:cubicBezTo>
                                <a:cubicBezTo>
                                  <a:pt x="25588" y="146844"/>
                                  <a:pt x="20048" y="149684"/>
                                  <a:pt x="12919" y="151577"/>
                                </a:cubicBezTo>
                                <a:lnTo>
                                  <a:pt x="0" y="152057"/>
                                </a:lnTo>
                                <a:lnTo>
                                  <a:pt x="0" y="146186"/>
                                </a:lnTo>
                                <a:lnTo>
                                  <a:pt x="13359" y="145391"/>
                                </a:lnTo>
                                <a:cubicBezTo>
                                  <a:pt x="19242" y="143769"/>
                                  <a:pt x="23295" y="141574"/>
                                  <a:pt x="24295" y="140646"/>
                                </a:cubicBezTo>
                                <a:lnTo>
                                  <a:pt x="0" y="124576"/>
                                </a:lnTo>
                                <a:lnTo>
                                  <a:pt x="0" y="95996"/>
                                </a:lnTo>
                                <a:lnTo>
                                  <a:pt x="7021" y="101402"/>
                                </a:lnTo>
                                <a:cubicBezTo>
                                  <a:pt x="17202" y="110237"/>
                                  <a:pt x="26545" y="119672"/>
                                  <a:pt x="33430" y="129221"/>
                                </a:cubicBezTo>
                                <a:cubicBezTo>
                                  <a:pt x="42145" y="110370"/>
                                  <a:pt x="31983" y="86754"/>
                                  <a:pt x="15065" y="63269"/>
                                </a:cubicBezTo>
                                <a:lnTo>
                                  <a:pt x="0" y="44552"/>
                                </a:lnTo>
                                <a:lnTo>
                                  <a:pt x="0" y="0"/>
                                </a:ln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41" name="Shape 43"/>
                        <wps:cNvSpPr/>
                        <wps:spPr>
                          <a:xfrm>
                            <a:off x="1672477" y="142048"/>
                            <a:ext cx="83987" cy="186395"/>
                          </a:xfrm>
                          <a:custGeom>
                            <a:avLst/>
                            <a:gdLst/>
                            <a:ahLst/>
                            <a:cxnLst/>
                            <a:rect l="0" t="0" r="0" b="0"/>
                            <a:pathLst>
                              <a:path w="83987" h="186395">
                                <a:moveTo>
                                  <a:pt x="0" y="0"/>
                                </a:moveTo>
                                <a:lnTo>
                                  <a:pt x="11043" y="16764"/>
                                </a:lnTo>
                                <a:cubicBezTo>
                                  <a:pt x="30597" y="41742"/>
                                  <a:pt x="53746" y="66122"/>
                                  <a:pt x="73421" y="92375"/>
                                </a:cubicBezTo>
                                <a:lnTo>
                                  <a:pt x="83987" y="112244"/>
                                </a:lnTo>
                                <a:lnTo>
                                  <a:pt x="83987" y="186395"/>
                                </a:lnTo>
                                <a:lnTo>
                                  <a:pt x="80552" y="163123"/>
                                </a:lnTo>
                                <a:cubicBezTo>
                                  <a:pt x="73258" y="141051"/>
                                  <a:pt x="55957" y="122613"/>
                                  <a:pt x="42431" y="105794"/>
                                </a:cubicBezTo>
                                <a:cubicBezTo>
                                  <a:pt x="29700" y="89996"/>
                                  <a:pt x="18701" y="75322"/>
                                  <a:pt x="9235" y="61661"/>
                                </a:cubicBezTo>
                                <a:lnTo>
                                  <a:pt x="0" y="47015"/>
                                </a:lnTo>
                                <a:lnTo>
                                  <a:pt x="0" y="0"/>
                                </a:ln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42" name="Shape 44"/>
                        <wps:cNvSpPr/>
                        <wps:spPr>
                          <a:xfrm>
                            <a:off x="1800584" y="511250"/>
                            <a:ext cx="1393" cy="3003"/>
                          </a:xfrm>
                          <a:custGeom>
                            <a:avLst/>
                            <a:gdLst/>
                            <a:ahLst/>
                            <a:cxnLst/>
                            <a:rect l="0" t="0" r="0" b="0"/>
                            <a:pathLst>
                              <a:path w="1393" h="3003">
                                <a:moveTo>
                                  <a:pt x="1393" y="0"/>
                                </a:moveTo>
                                <a:lnTo>
                                  <a:pt x="1393" y="3003"/>
                                </a:lnTo>
                                <a:lnTo>
                                  <a:pt x="0" y="2114"/>
                                </a:lnTo>
                                <a:lnTo>
                                  <a:pt x="1393" y="0"/>
                                </a:ln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43" name="Shape 45"/>
                        <wps:cNvSpPr/>
                        <wps:spPr>
                          <a:xfrm>
                            <a:off x="1756464" y="499454"/>
                            <a:ext cx="45513" cy="181942"/>
                          </a:xfrm>
                          <a:custGeom>
                            <a:avLst/>
                            <a:gdLst/>
                            <a:ahLst/>
                            <a:cxnLst/>
                            <a:rect l="0" t="0" r="0" b="0"/>
                            <a:pathLst>
                              <a:path w="45513" h="181942">
                                <a:moveTo>
                                  <a:pt x="0" y="0"/>
                                </a:moveTo>
                                <a:lnTo>
                                  <a:pt x="11001" y="21635"/>
                                </a:lnTo>
                                <a:cubicBezTo>
                                  <a:pt x="20631" y="25722"/>
                                  <a:pt x="29282" y="30514"/>
                                  <a:pt x="37188" y="35964"/>
                                </a:cubicBezTo>
                                <a:lnTo>
                                  <a:pt x="45513" y="42968"/>
                                </a:lnTo>
                                <a:lnTo>
                                  <a:pt x="45513" y="54505"/>
                                </a:lnTo>
                                <a:lnTo>
                                  <a:pt x="33874" y="46528"/>
                                </a:lnTo>
                                <a:cubicBezTo>
                                  <a:pt x="26917" y="42366"/>
                                  <a:pt x="19666" y="38877"/>
                                  <a:pt x="12489" y="37111"/>
                                </a:cubicBezTo>
                                <a:cubicBezTo>
                                  <a:pt x="13591" y="46856"/>
                                  <a:pt x="13527" y="58017"/>
                                  <a:pt x="12348" y="67883"/>
                                </a:cubicBezTo>
                                <a:cubicBezTo>
                                  <a:pt x="25824" y="72512"/>
                                  <a:pt x="31677" y="75263"/>
                                  <a:pt x="39274" y="80943"/>
                                </a:cubicBezTo>
                                <a:cubicBezTo>
                                  <a:pt x="41293" y="76875"/>
                                  <a:pt x="43027" y="73596"/>
                                  <a:pt x="45168" y="70353"/>
                                </a:cubicBezTo>
                                <a:lnTo>
                                  <a:pt x="45513" y="69923"/>
                                </a:lnTo>
                                <a:lnTo>
                                  <a:pt x="45513" y="83081"/>
                                </a:lnTo>
                                <a:lnTo>
                                  <a:pt x="44319" y="85270"/>
                                </a:lnTo>
                                <a:lnTo>
                                  <a:pt x="45513" y="86629"/>
                                </a:lnTo>
                                <a:lnTo>
                                  <a:pt x="45513" y="96253"/>
                                </a:lnTo>
                                <a:lnTo>
                                  <a:pt x="41671" y="91720"/>
                                </a:lnTo>
                                <a:cubicBezTo>
                                  <a:pt x="30350" y="121223"/>
                                  <a:pt x="37895" y="147373"/>
                                  <a:pt x="37895" y="147373"/>
                                </a:cubicBezTo>
                                <a:lnTo>
                                  <a:pt x="45513" y="140712"/>
                                </a:lnTo>
                                <a:lnTo>
                                  <a:pt x="45513" y="148568"/>
                                </a:lnTo>
                                <a:lnTo>
                                  <a:pt x="40312" y="153258"/>
                                </a:lnTo>
                                <a:lnTo>
                                  <a:pt x="45513" y="162237"/>
                                </a:lnTo>
                                <a:lnTo>
                                  <a:pt x="45513" y="181942"/>
                                </a:lnTo>
                                <a:lnTo>
                                  <a:pt x="39579" y="174742"/>
                                </a:lnTo>
                                <a:cubicBezTo>
                                  <a:pt x="36193" y="169621"/>
                                  <a:pt x="32957" y="163619"/>
                                  <a:pt x="29926" y="156643"/>
                                </a:cubicBezTo>
                                <a:cubicBezTo>
                                  <a:pt x="25093" y="157849"/>
                                  <a:pt x="14789" y="158674"/>
                                  <a:pt x="1984" y="155766"/>
                                </a:cubicBezTo>
                                <a:lnTo>
                                  <a:pt x="0" y="155039"/>
                                </a:lnTo>
                                <a:lnTo>
                                  <a:pt x="0" y="147761"/>
                                </a:lnTo>
                                <a:lnTo>
                                  <a:pt x="11268" y="150518"/>
                                </a:lnTo>
                                <a:cubicBezTo>
                                  <a:pt x="17165" y="151279"/>
                                  <a:pt x="23128" y="151319"/>
                                  <a:pt x="28990" y="150431"/>
                                </a:cubicBezTo>
                                <a:cubicBezTo>
                                  <a:pt x="22278" y="128987"/>
                                  <a:pt x="28670" y="102945"/>
                                  <a:pt x="35523" y="87815"/>
                                </a:cubicBezTo>
                                <a:cubicBezTo>
                                  <a:pt x="27997" y="83411"/>
                                  <a:pt x="19989" y="80353"/>
                                  <a:pt x="10738" y="79180"/>
                                </a:cubicBezTo>
                                <a:cubicBezTo>
                                  <a:pt x="10093" y="79917"/>
                                  <a:pt x="9002" y="82260"/>
                                  <a:pt x="7199" y="85658"/>
                                </a:cubicBezTo>
                                <a:lnTo>
                                  <a:pt x="0" y="97449"/>
                                </a:lnTo>
                                <a:lnTo>
                                  <a:pt x="0" y="86414"/>
                                </a:lnTo>
                                <a:lnTo>
                                  <a:pt x="122" y="86243"/>
                                </a:lnTo>
                                <a:cubicBezTo>
                                  <a:pt x="2446" y="82471"/>
                                  <a:pt x="3755" y="79725"/>
                                  <a:pt x="3731" y="78827"/>
                                </a:cubicBezTo>
                                <a:lnTo>
                                  <a:pt x="0" y="79392"/>
                                </a:lnTo>
                                <a:lnTo>
                                  <a:pt x="0" y="65379"/>
                                </a:lnTo>
                                <a:lnTo>
                                  <a:pt x="6436" y="66159"/>
                                </a:lnTo>
                                <a:cubicBezTo>
                                  <a:pt x="7322" y="56844"/>
                                  <a:pt x="7373" y="44073"/>
                                  <a:pt x="4404" y="34931"/>
                                </a:cubicBezTo>
                                <a:lnTo>
                                  <a:pt x="0" y="33608"/>
                                </a:lnTo>
                                <a:lnTo>
                                  <a:pt x="0" y="17832"/>
                                </a:lnTo>
                                <a:lnTo>
                                  <a:pt x="859" y="18077"/>
                                </a:lnTo>
                                <a:lnTo>
                                  <a:pt x="0" y="16563"/>
                                </a:lnTo>
                                <a:lnTo>
                                  <a:pt x="0" y="0"/>
                                </a:ln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44" name="Shape 46"/>
                        <wps:cNvSpPr/>
                        <wps:spPr>
                          <a:xfrm>
                            <a:off x="1756464" y="415289"/>
                            <a:ext cx="45513" cy="31726"/>
                          </a:xfrm>
                          <a:custGeom>
                            <a:avLst/>
                            <a:gdLst/>
                            <a:ahLst/>
                            <a:cxnLst/>
                            <a:rect l="0" t="0" r="0" b="0"/>
                            <a:pathLst>
                              <a:path w="45513" h="31726">
                                <a:moveTo>
                                  <a:pt x="45513" y="0"/>
                                </a:moveTo>
                                <a:lnTo>
                                  <a:pt x="45513" y="23349"/>
                                </a:lnTo>
                                <a:lnTo>
                                  <a:pt x="37853" y="28497"/>
                                </a:lnTo>
                                <a:cubicBezTo>
                                  <a:pt x="29609" y="31232"/>
                                  <a:pt x="20441" y="31726"/>
                                  <a:pt x="10341" y="29812"/>
                                </a:cubicBezTo>
                                <a:lnTo>
                                  <a:pt x="0" y="23728"/>
                                </a:lnTo>
                                <a:lnTo>
                                  <a:pt x="0" y="14253"/>
                                </a:lnTo>
                                <a:lnTo>
                                  <a:pt x="5918" y="17771"/>
                                </a:lnTo>
                                <a:cubicBezTo>
                                  <a:pt x="17935" y="19814"/>
                                  <a:pt x="32413" y="14437"/>
                                  <a:pt x="41867" y="5110"/>
                                </a:cubicBezTo>
                                <a:lnTo>
                                  <a:pt x="45513" y="0"/>
                                </a:ln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45" name="Shape 47"/>
                        <wps:cNvSpPr/>
                        <wps:spPr>
                          <a:xfrm>
                            <a:off x="1756464" y="254291"/>
                            <a:ext cx="14815" cy="102268"/>
                          </a:xfrm>
                          <a:custGeom>
                            <a:avLst/>
                            <a:gdLst/>
                            <a:ahLst/>
                            <a:cxnLst/>
                            <a:rect l="0" t="0" r="0" b="0"/>
                            <a:pathLst>
                              <a:path w="14815" h="102268">
                                <a:moveTo>
                                  <a:pt x="0" y="0"/>
                                </a:moveTo>
                                <a:lnTo>
                                  <a:pt x="4368" y="8213"/>
                                </a:lnTo>
                                <a:cubicBezTo>
                                  <a:pt x="14815" y="35691"/>
                                  <a:pt x="12778" y="61175"/>
                                  <a:pt x="7006" y="83005"/>
                                </a:cubicBezTo>
                                <a:lnTo>
                                  <a:pt x="0" y="102268"/>
                                </a:lnTo>
                                <a:lnTo>
                                  <a:pt x="0" y="74307"/>
                                </a:lnTo>
                                <a:lnTo>
                                  <a:pt x="13" y="74238"/>
                                </a:lnTo>
                                <a:lnTo>
                                  <a:pt x="0" y="74152"/>
                                </a:lnTo>
                                <a:lnTo>
                                  <a:pt x="0" y="0"/>
                                </a:ln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46" name="Shape 48"/>
                        <wps:cNvSpPr/>
                        <wps:spPr>
                          <a:xfrm>
                            <a:off x="1780704" y="245986"/>
                            <a:ext cx="21273" cy="109469"/>
                          </a:xfrm>
                          <a:custGeom>
                            <a:avLst/>
                            <a:gdLst/>
                            <a:ahLst/>
                            <a:cxnLst/>
                            <a:rect l="0" t="0" r="0" b="0"/>
                            <a:pathLst>
                              <a:path w="21273" h="109469">
                                <a:moveTo>
                                  <a:pt x="21273" y="0"/>
                                </a:moveTo>
                                <a:lnTo>
                                  <a:pt x="21273" y="11627"/>
                                </a:lnTo>
                                <a:lnTo>
                                  <a:pt x="21104" y="11740"/>
                                </a:lnTo>
                                <a:cubicBezTo>
                                  <a:pt x="15944" y="18182"/>
                                  <a:pt x="13021" y="26358"/>
                                  <a:pt x="13065" y="36538"/>
                                </a:cubicBezTo>
                                <a:cubicBezTo>
                                  <a:pt x="13096" y="43234"/>
                                  <a:pt x="14115" y="49706"/>
                                  <a:pt x="15795" y="56011"/>
                                </a:cubicBezTo>
                                <a:lnTo>
                                  <a:pt x="21273" y="71125"/>
                                </a:lnTo>
                                <a:lnTo>
                                  <a:pt x="21273" y="109469"/>
                                </a:lnTo>
                                <a:lnTo>
                                  <a:pt x="13179" y="80597"/>
                                </a:lnTo>
                                <a:cubicBezTo>
                                  <a:pt x="5975" y="56106"/>
                                  <a:pt x="0" y="33138"/>
                                  <a:pt x="6110" y="18806"/>
                                </a:cubicBezTo>
                                <a:cubicBezTo>
                                  <a:pt x="8519" y="13119"/>
                                  <a:pt x="11902" y="8122"/>
                                  <a:pt x="16031" y="3853"/>
                                </a:cubicBezTo>
                                <a:lnTo>
                                  <a:pt x="21273" y="0"/>
                                </a:ln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47" name="Shape 49"/>
                        <wps:cNvSpPr/>
                        <wps:spPr>
                          <a:xfrm>
                            <a:off x="1801977" y="659473"/>
                            <a:ext cx="72371" cy="48246"/>
                          </a:xfrm>
                          <a:custGeom>
                            <a:avLst/>
                            <a:gdLst/>
                            <a:ahLst/>
                            <a:cxnLst/>
                            <a:rect l="0" t="0" r="0" b="0"/>
                            <a:pathLst>
                              <a:path w="72371" h="48246">
                                <a:moveTo>
                                  <a:pt x="72371" y="0"/>
                                </a:moveTo>
                                <a:lnTo>
                                  <a:pt x="72371" y="19340"/>
                                </a:lnTo>
                                <a:lnTo>
                                  <a:pt x="68665" y="24734"/>
                                </a:lnTo>
                                <a:cubicBezTo>
                                  <a:pt x="51702" y="40595"/>
                                  <a:pt x="26429" y="48246"/>
                                  <a:pt x="4625" y="27535"/>
                                </a:cubicBezTo>
                                <a:lnTo>
                                  <a:pt x="0" y="21923"/>
                                </a:lnTo>
                                <a:lnTo>
                                  <a:pt x="0" y="2219"/>
                                </a:lnTo>
                                <a:lnTo>
                                  <a:pt x="12" y="2240"/>
                                </a:lnTo>
                                <a:cubicBezTo>
                                  <a:pt x="9850" y="16075"/>
                                  <a:pt x="32594" y="38407"/>
                                  <a:pt x="59524" y="15156"/>
                                </a:cubicBezTo>
                                <a:lnTo>
                                  <a:pt x="72371" y="0"/>
                                </a:ln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48" name="Shape 50"/>
                        <wps:cNvSpPr/>
                        <wps:spPr>
                          <a:xfrm>
                            <a:off x="1850694" y="591321"/>
                            <a:ext cx="23654" cy="61723"/>
                          </a:xfrm>
                          <a:custGeom>
                            <a:avLst/>
                            <a:gdLst/>
                            <a:ahLst/>
                            <a:cxnLst/>
                            <a:rect l="0" t="0" r="0" b="0"/>
                            <a:pathLst>
                              <a:path w="23654" h="61723">
                                <a:moveTo>
                                  <a:pt x="23654" y="0"/>
                                </a:moveTo>
                                <a:lnTo>
                                  <a:pt x="23654" y="8322"/>
                                </a:lnTo>
                                <a:lnTo>
                                  <a:pt x="23101" y="8787"/>
                                </a:lnTo>
                                <a:cubicBezTo>
                                  <a:pt x="16063" y="16478"/>
                                  <a:pt x="7878" y="31292"/>
                                  <a:pt x="19595" y="48535"/>
                                </a:cubicBezTo>
                                <a:lnTo>
                                  <a:pt x="23654" y="53024"/>
                                </a:lnTo>
                                <a:lnTo>
                                  <a:pt x="23654" y="61723"/>
                                </a:lnTo>
                                <a:lnTo>
                                  <a:pt x="14718" y="52703"/>
                                </a:lnTo>
                                <a:cubicBezTo>
                                  <a:pt x="0" y="33134"/>
                                  <a:pt x="9038" y="15892"/>
                                  <a:pt x="17984" y="5501"/>
                                </a:cubicBezTo>
                                <a:lnTo>
                                  <a:pt x="23654" y="0"/>
                                </a:ln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49" name="Shape 51"/>
                        <wps:cNvSpPr/>
                        <wps:spPr>
                          <a:xfrm>
                            <a:off x="1801977" y="586084"/>
                            <a:ext cx="21908" cy="61939"/>
                          </a:xfrm>
                          <a:custGeom>
                            <a:avLst/>
                            <a:gdLst/>
                            <a:ahLst/>
                            <a:cxnLst/>
                            <a:rect l="0" t="0" r="0" b="0"/>
                            <a:pathLst>
                              <a:path w="21908" h="61939">
                                <a:moveTo>
                                  <a:pt x="0" y="0"/>
                                </a:moveTo>
                                <a:lnTo>
                                  <a:pt x="9450" y="10764"/>
                                </a:lnTo>
                                <a:cubicBezTo>
                                  <a:pt x="17614" y="22661"/>
                                  <a:pt x="21908" y="38676"/>
                                  <a:pt x="6521" y="56058"/>
                                </a:cubicBezTo>
                                <a:lnTo>
                                  <a:pt x="0" y="61939"/>
                                </a:lnTo>
                                <a:lnTo>
                                  <a:pt x="0" y="54083"/>
                                </a:lnTo>
                                <a:lnTo>
                                  <a:pt x="941" y="53260"/>
                                </a:lnTo>
                                <a:cubicBezTo>
                                  <a:pt x="8534" y="44835"/>
                                  <a:pt x="15130" y="31275"/>
                                  <a:pt x="4635" y="15094"/>
                                </a:cubicBezTo>
                                <a:lnTo>
                                  <a:pt x="0" y="9623"/>
                                </a:lnTo>
                                <a:lnTo>
                                  <a:pt x="0" y="0"/>
                                </a:ln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50" name="Shape 52"/>
                        <wps:cNvSpPr/>
                        <wps:spPr>
                          <a:xfrm>
                            <a:off x="1801977" y="501647"/>
                            <a:ext cx="72371" cy="95155"/>
                          </a:xfrm>
                          <a:custGeom>
                            <a:avLst/>
                            <a:gdLst/>
                            <a:ahLst/>
                            <a:cxnLst/>
                            <a:rect l="0" t="0" r="0" b="0"/>
                            <a:pathLst>
                              <a:path w="72371" h="95155">
                                <a:moveTo>
                                  <a:pt x="72371" y="0"/>
                                </a:moveTo>
                                <a:lnTo>
                                  <a:pt x="72371" y="20808"/>
                                </a:lnTo>
                                <a:lnTo>
                                  <a:pt x="55339" y="30949"/>
                                </a:lnTo>
                                <a:cubicBezTo>
                                  <a:pt x="50275" y="33848"/>
                                  <a:pt x="46647" y="35841"/>
                                  <a:pt x="45491" y="36514"/>
                                </a:cubicBezTo>
                                <a:cubicBezTo>
                                  <a:pt x="52710" y="42002"/>
                                  <a:pt x="57672" y="47625"/>
                                  <a:pt x="63756" y="54427"/>
                                </a:cubicBezTo>
                                <a:lnTo>
                                  <a:pt x="72371" y="48256"/>
                                </a:lnTo>
                                <a:lnTo>
                                  <a:pt x="72371" y="58061"/>
                                </a:lnTo>
                                <a:lnTo>
                                  <a:pt x="72245" y="58136"/>
                                </a:lnTo>
                                <a:cubicBezTo>
                                  <a:pt x="69959" y="59604"/>
                                  <a:pt x="68660" y="60530"/>
                                  <a:pt x="68660" y="60530"/>
                                </a:cubicBezTo>
                                <a:lnTo>
                                  <a:pt x="72371" y="66928"/>
                                </a:lnTo>
                                <a:lnTo>
                                  <a:pt x="72371" y="80233"/>
                                </a:lnTo>
                                <a:lnTo>
                                  <a:pt x="63692" y="65210"/>
                                </a:lnTo>
                                <a:cubicBezTo>
                                  <a:pt x="50062" y="78404"/>
                                  <a:pt x="50947" y="85058"/>
                                  <a:pt x="48594" y="95155"/>
                                </a:cubicBezTo>
                                <a:lnTo>
                                  <a:pt x="43645" y="94950"/>
                                </a:lnTo>
                                <a:cubicBezTo>
                                  <a:pt x="43010" y="75711"/>
                                  <a:pt x="59243" y="59536"/>
                                  <a:pt x="59243" y="59536"/>
                                </a:cubicBezTo>
                                <a:cubicBezTo>
                                  <a:pt x="52639" y="51555"/>
                                  <a:pt x="47062" y="45573"/>
                                  <a:pt x="40138" y="39566"/>
                                </a:cubicBezTo>
                                <a:cubicBezTo>
                                  <a:pt x="35983" y="41393"/>
                                  <a:pt x="22392" y="53202"/>
                                  <a:pt x="17546" y="57683"/>
                                </a:cubicBezTo>
                                <a:cubicBezTo>
                                  <a:pt x="25399" y="67864"/>
                                  <a:pt x="31226" y="80962"/>
                                  <a:pt x="30476" y="94469"/>
                                </a:cubicBezTo>
                                <a:cubicBezTo>
                                  <a:pt x="26880" y="94335"/>
                                  <a:pt x="27111" y="94431"/>
                                  <a:pt x="25232" y="94367"/>
                                </a:cubicBezTo>
                                <a:cubicBezTo>
                                  <a:pt x="24168" y="81750"/>
                                  <a:pt x="20924" y="70467"/>
                                  <a:pt x="12686" y="63043"/>
                                </a:cubicBezTo>
                                <a:cubicBezTo>
                                  <a:pt x="9000" y="66358"/>
                                  <a:pt x="6302" y="69864"/>
                                  <a:pt x="4140" y="73293"/>
                                </a:cubicBezTo>
                                <a:lnTo>
                                  <a:pt x="0" y="80888"/>
                                </a:lnTo>
                                <a:lnTo>
                                  <a:pt x="0" y="67730"/>
                                </a:lnTo>
                                <a:lnTo>
                                  <a:pt x="7987" y="57786"/>
                                </a:lnTo>
                                <a:lnTo>
                                  <a:pt x="0" y="52312"/>
                                </a:lnTo>
                                <a:lnTo>
                                  <a:pt x="0" y="40775"/>
                                </a:lnTo>
                                <a:lnTo>
                                  <a:pt x="13391" y="52042"/>
                                </a:lnTo>
                                <a:cubicBezTo>
                                  <a:pt x="20508" y="45220"/>
                                  <a:pt x="25258" y="40579"/>
                                  <a:pt x="34310" y="34508"/>
                                </a:cubicBezTo>
                                <a:lnTo>
                                  <a:pt x="0" y="12606"/>
                                </a:lnTo>
                                <a:lnTo>
                                  <a:pt x="0" y="9603"/>
                                </a:lnTo>
                                <a:lnTo>
                                  <a:pt x="1243" y="7717"/>
                                </a:lnTo>
                                <a:cubicBezTo>
                                  <a:pt x="13814" y="12954"/>
                                  <a:pt x="32893" y="25712"/>
                                  <a:pt x="39099" y="31335"/>
                                </a:cubicBezTo>
                                <a:cubicBezTo>
                                  <a:pt x="48366" y="24558"/>
                                  <a:pt x="56281" y="17833"/>
                                  <a:pt x="62989" y="11168"/>
                                </a:cubicBezTo>
                                <a:lnTo>
                                  <a:pt x="72371" y="0"/>
                                </a:ln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51" name="Shape 53"/>
                        <wps:cNvSpPr/>
                        <wps:spPr>
                          <a:xfrm>
                            <a:off x="1801977" y="317111"/>
                            <a:ext cx="45249" cy="121526"/>
                          </a:xfrm>
                          <a:custGeom>
                            <a:avLst/>
                            <a:gdLst/>
                            <a:ahLst/>
                            <a:cxnLst/>
                            <a:rect l="0" t="0" r="0" b="0"/>
                            <a:pathLst>
                              <a:path w="45249" h="121526">
                                <a:moveTo>
                                  <a:pt x="0" y="0"/>
                                </a:moveTo>
                                <a:lnTo>
                                  <a:pt x="1215" y="3353"/>
                                </a:lnTo>
                                <a:cubicBezTo>
                                  <a:pt x="17251" y="39508"/>
                                  <a:pt x="45249" y="71656"/>
                                  <a:pt x="14308" y="111910"/>
                                </a:cubicBezTo>
                                <a:lnTo>
                                  <a:pt x="0" y="121526"/>
                                </a:lnTo>
                                <a:lnTo>
                                  <a:pt x="0" y="98177"/>
                                </a:lnTo>
                                <a:lnTo>
                                  <a:pt x="3857" y="92772"/>
                                </a:lnTo>
                                <a:cubicBezTo>
                                  <a:pt x="5614" y="88913"/>
                                  <a:pt x="6536" y="84744"/>
                                  <a:pt x="6346" y="80394"/>
                                </a:cubicBezTo>
                                <a:cubicBezTo>
                                  <a:pt x="6943" y="70184"/>
                                  <a:pt x="5135" y="58577"/>
                                  <a:pt x="2275" y="46460"/>
                                </a:cubicBezTo>
                                <a:lnTo>
                                  <a:pt x="0" y="38343"/>
                                </a:lnTo>
                                <a:lnTo>
                                  <a:pt x="0" y="0"/>
                                </a:ln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52" name="Shape 54"/>
                        <wps:cNvSpPr/>
                        <wps:spPr>
                          <a:xfrm>
                            <a:off x="1818640" y="265595"/>
                            <a:ext cx="55708" cy="114301"/>
                          </a:xfrm>
                          <a:custGeom>
                            <a:avLst/>
                            <a:gdLst/>
                            <a:ahLst/>
                            <a:cxnLst/>
                            <a:rect l="0" t="0" r="0" b="0"/>
                            <a:pathLst>
                              <a:path w="55708" h="114301">
                                <a:moveTo>
                                  <a:pt x="55708" y="0"/>
                                </a:moveTo>
                                <a:lnTo>
                                  <a:pt x="55708" y="7775"/>
                                </a:lnTo>
                                <a:lnTo>
                                  <a:pt x="46667" y="8274"/>
                                </a:lnTo>
                                <a:cubicBezTo>
                                  <a:pt x="36785" y="10480"/>
                                  <a:pt x="27341" y="15814"/>
                                  <a:pt x="21519" y="23071"/>
                                </a:cubicBezTo>
                                <a:cubicBezTo>
                                  <a:pt x="13170" y="33269"/>
                                  <a:pt x="22748" y="48344"/>
                                  <a:pt x="38573" y="65686"/>
                                </a:cubicBezTo>
                                <a:lnTo>
                                  <a:pt x="55708" y="83339"/>
                                </a:lnTo>
                                <a:lnTo>
                                  <a:pt x="55708" y="114301"/>
                                </a:lnTo>
                                <a:lnTo>
                                  <a:pt x="38296" y="87845"/>
                                </a:lnTo>
                                <a:cubicBezTo>
                                  <a:pt x="17688" y="58339"/>
                                  <a:pt x="0" y="33665"/>
                                  <a:pt x="16172" y="15603"/>
                                </a:cubicBezTo>
                                <a:cubicBezTo>
                                  <a:pt x="23409" y="8725"/>
                                  <a:pt x="30696" y="4615"/>
                                  <a:pt x="37557" y="2318"/>
                                </a:cubicBezTo>
                                <a:lnTo>
                                  <a:pt x="55708" y="0"/>
                                </a:ln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53" name="Shape 55"/>
                        <wps:cNvSpPr/>
                        <wps:spPr>
                          <a:xfrm>
                            <a:off x="1801977" y="231218"/>
                            <a:ext cx="72371" cy="31202"/>
                          </a:xfrm>
                          <a:custGeom>
                            <a:avLst/>
                            <a:gdLst/>
                            <a:ahLst/>
                            <a:cxnLst/>
                            <a:rect l="0" t="0" r="0" b="0"/>
                            <a:pathLst>
                              <a:path w="72371" h="31202">
                                <a:moveTo>
                                  <a:pt x="45927" y="884"/>
                                </a:moveTo>
                                <a:cubicBezTo>
                                  <a:pt x="54703" y="1994"/>
                                  <a:pt x="64743" y="5128"/>
                                  <a:pt x="68013" y="13488"/>
                                </a:cubicBezTo>
                                <a:lnTo>
                                  <a:pt x="72371" y="14281"/>
                                </a:lnTo>
                                <a:lnTo>
                                  <a:pt x="72371" y="22074"/>
                                </a:lnTo>
                                <a:lnTo>
                                  <a:pt x="63570" y="21380"/>
                                </a:lnTo>
                                <a:lnTo>
                                  <a:pt x="63564" y="21361"/>
                                </a:lnTo>
                                <a:cubicBezTo>
                                  <a:pt x="59095" y="21951"/>
                                  <a:pt x="49414" y="23720"/>
                                  <a:pt x="41311" y="28631"/>
                                </a:cubicBezTo>
                                <a:cubicBezTo>
                                  <a:pt x="39804" y="29548"/>
                                  <a:pt x="38465" y="30106"/>
                                  <a:pt x="37253" y="30394"/>
                                </a:cubicBezTo>
                                <a:lnTo>
                                  <a:pt x="36849" y="30497"/>
                                </a:lnTo>
                                <a:cubicBezTo>
                                  <a:pt x="33259" y="31202"/>
                                  <a:pt x="31085" y="29381"/>
                                  <a:pt x="30195" y="27074"/>
                                </a:cubicBezTo>
                                <a:lnTo>
                                  <a:pt x="29585" y="24457"/>
                                </a:lnTo>
                                <a:cubicBezTo>
                                  <a:pt x="29585" y="21053"/>
                                  <a:pt x="32336" y="18297"/>
                                  <a:pt x="35740" y="18297"/>
                                </a:cubicBezTo>
                                <a:cubicBezTo>
                                  <a:pt x="37855" y="18297"/>
                                  <a:pt x="39727" y="19367"/>
                                  <a:pt x="40830" y="20996"/>
                                </a:cubicBezTo>
                                <a:lnTo>
                                  <a:pt x="40734" y="20739"/>
                                </a:lnTo>
                                <a:cubicBezTo>
                                  <a:pt x="49331" y="16476"/>
                                  <a:pt x="56422" y="15168"/>
                                  <a:pt x="59980" y="14764"/>
                                </a:cubicBezTo>
                                <a:cubicBezTo>
                                  <a:pt x="50081" y="4821"/>
                                  <a:pt x="33720" y="8539"/>
                                  <a:pt x="21290" y="12110"/>
                                </a:cubicBezTo>
                                <a:lnTo>
                                  <a:pt x="0" y="26395"/>
                                </a:lnTo>
                                <a:lnTo>
                                  <a:pt x="0" y="14768"/>
                                </a:lnTo>
                                <a:lnTo>
                                  <a:pt x="9158" y="8036"/>
                                </a:lnTo>
                                <a:cubicBezTo>
                                  <a:pt x="19946" y="2486"/>
                                  <a:pt x="32810" y="0"/>
                                  <a:pt x="45927" y="884"/>
                                </a:cubicBez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54" name="Shape 56"/>
                        <wps:cNvSpPr/>
                        <wps:spPr>
                          <a:xfrm>
                            <a:off x="1874348" y="517533"/>
                            <a:ext cx="46198" cy="161279"/>
                          </a:xfrm>
                          <a:custGeom>
                            <a:avLst/>
                            <a:gdLst/>
                            <a:ahLst/>
                            <a:cxnLst/>
                            <a:rect l="0" t="0" r="0" b="0"/>
                            <a:pathLst>
                              <a:path w="46198" h="161279">
                                <a:moveTo>
                                  <a:pt x="46198" y="0"/>
                                </a:moveTo>
                                <a:lnTo>
                                  <a:pt x="46198" y="28240"/>
                                </a:lnTo>
                                <a:lnTo>
                                  <a:pt x="42800" y="54228"/>
                                </a:lnTo>
                                <a:lnTo>
                                  <a:pt x="46198" y="54063"/>
                                </a:lnTo>
                                <a:lnTo>
                                  <a:pt x="46198" y="67166"/>
                                </a:lnTo>
                                <a:lnTo>
                                  <a:pt x="44217" y="66711"/>
                                </a:lnTo>
                                <a:lnTo>
                                  <a:pt x="46198" y="70631"/>
                                </a:lnTo>
                                <a:lnTo>
                                  <a:pt x="46198" y="83507"/>
                                </a:lnTo>
                                <a:lnTo>
                                  <a:pt x="37800" y="67012"/>
                                </a:lnTo>
                                <a:cubicBezTo>
                                  <a:pt x="29709" y="66416"/>
                                  <a:pt x="13323" y="72820"/>
                                  <a:pt x="12182" y="73641"/>
                                </a:cubicBezTo>
                                <a:cubicBezTo>
                                  <a:pt x="19843" y="94162"/>
                                  <a:pt x="20580" y="116318"/>
                                  <a:pt x="13983" y="136417"/>
                                </a:cubicBezTo>
                                <a:cubicBezTo>
                                  <a:pt x="19766" y="137868"/>
                                  <a:pt x="25661" y="138475"/>
                                  <a:pt x="31535" y="138353"/>
                                </a:cubicBezTo>
                                <a:lnTo>
                                  <a:pt x="46198" y="136298"/>
                                </a:lnTo>
                                <a:lnTo>
                                  <a:pt x="46198" y="142364"/>
                                </a:lnTo>
                                <a:lnTo>
                                  <a:pt x="33189" y="144685"/>
                                </a:lnTo>
                                <a:cubicBezTo>
                                  <a:pt x="26698" y="144945"/>
                                  <a:pt x="19960" y="144272"/>
                                  <a:pt x="12951" y="142430"/>
                                </a:cubicBezTo>
                                <a:lnTo>
                                  <a:pt x="0" y="161279"/>
                                </a:lnTo>
                                <a:lnTo>
                                  <a:pt x="0" y="141940"/>
                                </a:lnTo>
                                <a:lnTo>
                                  <a:pt x="2937" y="138475"/>
                                </a:lnTo>
                                <a:lnTo>
                                  <a:pt x="0" y="135510"/>
                                </a:lnTo>
                                <a:lnTo>
                                  <a:pt x="0" y="126812"/>
                                </a:lnTo>
                                <a:lnTo>
                                  <a:pt x="5527" y="132923"/>
                                </a:lnTo>
                                <a:cubicBezTo>
                                  <a:pt x="11592" y="116960"/>
                                  <a:pt x="11124" y="93444"/>
                                  <a:pt x="5995" y="77064"/>
                                </a:cubicBezTo>
                                <a:lnTo>
                                  <a:pt x="0" y="82109"/>
                                </a:lnTo>
                                <a:lnTo>
                                  <a:pt x="0" y="73788"/>
                                </a:lnTo>
                                <a:lnTo>
                                  <a:pt x="3495" y="70397"/>
                                </a:lnTo>
                                <a:lnTo>
                                  <a:pt x="0" y="64347"/>
                                </a:lnTo>
                                <a:lnTo>
                                  <a:pt x="0" y="51043"/>
                                </a:lnTo>
                                <a:lnTo>
                                  <a:pt x="9028" y="66608"/>
                                </a:lnTo>
                                <a:cubicBezTo>
                                  <a:pt x="16945" y="61133"/>
                                  <a:pt x="27132" y="58056"/>
                                  <a:pt x="36909" y="55568"/>
                                </a:cubicBezTo>
                                <a:cubicBezTo>
                                  <a:pt x="36422" y="38990"/>
                                  <a:pt x="37576" y="34874"/>
                                  <a:pt x="38755" y="24783"/>
                                </a:cubicBezTo>
                                <a:cubicBezTo>
                                  <a:pt x="27908" y="27306"/>
                                  <a:pt x="17291" y="32271"/>
                                  <a:pt x="9386" y="36606"/>
                                </a:cubicBezTo>
                                <a:lnTo>
                                  <a:pt x="0" y="42175"/>
                                </a:lnTo>
                                <a:lnTo>
                                  <a:pt x="0" y="32370"/>
                                </a:lnTo>
                                <a:lnTo>
                                  <a:pt x="15673" y="21144"/>
                                </a:lnTo>
                                <a:cubicBezTo>
                                  <a:pt x="24076" y="16407"/>
                                  <a:pt x="32758" y="12592"/>
                                  <a:pt x="41640" y="9281"/>
                                </a:cubicBezTo>
                                <a:lnTo>
                                  <a:pt x="46198" y="0"/>
                                </a:ln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55" name="Shape 57"/>
                        <wps:cNvSpPr/>
                        <wps:spPr>
                          <a:xfrm>
                            <a:off x="1874348" y="348934"/>
                            <a:ext cx="46198" cy="173521"/>
                          </a:xfrm>
                          <a:custGeom>
                            <a:avLst/>
                            <a:gdLst/>
                            <a:ahLst/>
                            <a:cxnLst/>
                            <a:rect l="0" t="0" r="0" b="0"/>
                            <a:pathLst>
                              <a:path w="46198" h="173521">
                                <a:moveTo>
                                  <a:pt x="0" y="0"/>
                                </a:moveTo>
                                <a:lnTo>
                                  <a:pt x="339" y="350"/>
                                </a:lnTo>
                                <a:cubicBezTo>
                                  <a:pt x="12800" y="12726"/>
                                  <a:pt x="26305" y="25724"/>
                                  <a:pt x="37395" y="38570"/>
                                </a:cubicBezTo>
                                <a:lnTo>
                                  <a:pt x="46198" y="50229"/>
                                </a:lnTo>
                                <a:lnTo>
                                  <a:pt x="46198" y="133247"/>
                                </a:lnTo>
                                <a:lnTo>
                                  <a:pt x="39313" y="144389"/>
                                </a:lnTo>
                                <a:cubicBezTo>
                                  <a:pt x="30620" y="153550"/>
                                  <a:pt x="15227" y="164087"/>
                                  <a:pt x="1430" y="172670"/>
                                </a:cubicBezTo>
                                <a:lnTo>
                                  <a:pt x="0" y="173521"/>
                                </a:lnTo>
                                <a:lnTo>
                                  <a:pt x="0" y="152713"/>
                                </a:lnTo>
                                <a:lnTo>
                                  <a:pt x="7259" y="144073"/>
                                </a:lnTo>
                                <a:cubicBezTo>
                                  <a:pt x="33866" y="104852"/>
                                  <a:pt x="22141" y="68086"/>
                                  <a:pt x="3024" y="35557"/>
                                </a:cubicBezTo>
                                <a:lnTo>
                                  <a:pt x="0" y="30962"/>
                                </a:lnTo>
                                <a:lnTo>
                                  <a:pt x="0" y="0"/>
                                </a:ln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56" name="Shape 58"/>
                        <wps:cNvSpPr/>
                        <wps:spPr>
                          <a:xfrm>
                            <a:off x="1918853" y="293656"/>
                            <a:ext cx="1693" cy="29020"/>
                          </a:xfrm>
                          <a:custGeom>
                            <a:avLst/>
                            <a:gdLst/>
                            <a:ahLst/>
                            <a:cxnLst/>
                            <a:rect l="0" t="0" r="0" b="0"/>
                            <a:pathLst>
                              <a:path w="1693" h="29020">
                                <a:moveTo>
                                  <a:pt x="1693" y="0"/>
                                </a:moveTo>
                                <a:lnTo>
                                  <a:pt x="1693" y="29020"/>
                                </a:lnTo>
                                <a:lnTo>
                                  <a:pt x="0" y="15226"/>
                                </a:lnTo>
                                <a:lnTo>
                                  <a:pt x="1693" y="0"/>
                                </a:ln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57" name="Shape 59"/>
                        <wps:cNvSpPr/>
                        <wps:spPr>
                          <a:xfrm>
                            <a:off x="1874348" y="245499"/>
                            <a:ext cx="33050" cy="35371"/>
                          </a:xfrm>
                          <a:custGeom>
                            <a:avLst/>
                            <a:gdLst/>
                            <a:ahLst/>
                            <a:cxnLst/>
                            <a:rect l="0" t="0" r="0" b="0"/>
                            <a:pathLst>
                              <a:path w="33050" h="35371">
                                <a:moveTo>
                                  <a:pt x="0" y="0"/>
                                </a:moveTo>
                                <a:lnTo>
                                  <a:pt x="18104" y="3294"/>
                                </a:lnTo>
                                <a:cubicBezTo>
                                  <a:pt x="33050" y="11027"/>
                                  <a:pt x="27711" y="27707"/>
                                  <a:pt x="22465" y="35371"/>
                                </a:cubicBezTo>
                                <a:lnTo>
                                  <a:pt x="19272" y="32730"/>
                                </a:lnTo>
                                <a:lnTo>
                                  <a:pt x="19310" y="32717"/>
                                </a:lnTo>
                                <a:lnTo>
                                  <a:pt x="19029" y="32525"/>
                                </a:lnTo>
                                <a:lnTo>
                                  <a:pt x="18728" y="32320"/>
                                </a:lnTo>
                                <a:lnTo>
                                  <a:pt x="18728" y="32339"/>
                                </a:lnTo>
                                <a:cubicBezTo>
                                  <a:pt x="14943" y="29712"/>
                                  <a:pt x="10472" y="28168"/>
                                  <a:pt x="5711" y="27557"/>
                                </a:cubicBezTo>
                                <a:lnTo>
                                  <a:pt x="0" y="27872"/>
                                </a:lnTo>
                                <a:lnTo>
                                  <a:pt x="0" y="20096"/>
                                </a:lnTo>
                                <a:lnTo>
                                  <a:pt x="675" y="20010"/>
                                </a:lnTo>
                                <a:cubicBezTo>
                                  <a:pt x="11735" y="20762"/>
                                  <a:pt x="19176" y="24954"/>
                                  <a:pt x="19176" y="24954"/>
                                </a:cubicBezTo>
                                <a:cubicBezTo>
                                  <a:pt x="19176" y="24954"/>
                                  <a:pt x="25087" y="13356"/>
                                  <a:pt x="11806" y="8723"/>
                                </a:cubicBezTo>
                                <a:lnTo>
                                  <a:pt x="0" y="7793"/>
                                </a:lnTo>
                                <a:lnTo>
                                  <a:pt x="0" y="0"/>
                                </a:ln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58" name="Shape 60"/>
                        <wps:cNvSpPr/>
                        <wps:spPr>
                          <a:xfrm>
                            <a:off x="1920546" y="569346"/>
                            <a:ext cx="83176" cy="90552"/>
                          </a:xfrm>
                          <a:custGeom>
                            <a:avLst/>
                            <a:gdLst/>
                            <a:ahLst/>
                            <a:cxnLst/>
                            <a:rect l="0" t="0" r="0" b="0"/>
                            <a:pathLst>
                              <a:path w="83176" h="90552">
                                <a:moveTo>
                                  <a:pt x="46055" y="0"/>
                                </a:moveTo>
                                <a:lnTo>
                                  <a:pt x="83176" y="7541"/>
                                </a:lnTo>
                                <a:lnTo>
                                  <a:pt x="83176" y="40527"/>
                                </a:lnTo>
                                <a:lnTo>
                                  <a:pt x="78817" y="39222"/>
                                </a:lnTo>
                                <a:lnTo>
                                  <a:pt x="44146" y="67270"/>
                                </a:lnTo>
                                <a:cubicBezTo>
                                  <a:pt x="51755" y="69294"/>
                                  <a:pt x="59426" y="70205"/>
                                  <a:pt x="66905" y="70208"/>
                                </a:cubicBezTo>
                                <a:lnTo>
                                  <a:pt x="83176" y="68316"/>
                                </a:lnTo>
                                <a:lnTo>
                                  <a:pt x="83176" y="74070"/>
                                </a:lnTo>
                                <a:lnTo>
                                  <a:pt x="76277" y="75679"/>
                                </a:lnTo>
                                <a:cubicBezTo>
                                  <a:pt x="59936" y="77119"/>
                                  <a:pt x="46473" y="74113"/>
                                  <a:pt x="39415" y="71648"/>
                                </a:cubicBezTo>
                                <a:cubicBezTo>
                                  <a:pt x="28952" y="79156"/>
                                  <a:pt x="17795" y="85739"/>
                                  <a:pt x="5750" y="89526"/>
                                </a:cubicBezTo>
                                <a:lnTo>
                                  <a:pt x="0" y="90552"/>
                                </a:lnTo>
                                <a:lnTo>
                                  <a:pt x="0" y="84485"/>
                                </a:lnTo>
                                <a:lnTo>
                                  <a:pt x="2761" y="84098"/>
                                </a:lnTo>
                                <a:cubicBezTo>
                                  <a:pt x="14157" y="81162"/>
                                  <a:pt x="24932" y="75760"/>
                                  <a:pt x="34017" y="68802"/>
                                </a:cubicBezTo>
                                <a:cubicBezTo>
                                  <a:pt x="32401" y="67152"/>
                                  <a:pt x="17450" y="59542"/>
                                  <a:pt x="4001" y="39553"/>
                                </a:cubicBezTo>
                                <a:lnTo>
                                  <a:pt x="0" y="31695"/>
                                </a:lnTo>
                                <a:lnTo>
                                  <a:pt x="0" y="18819"/>
                                </a:lnTo>
                                <a:lnTo>
                                  <a:pt x="9594" y="37809"/>
                                </a:lnTo>
                                <a:cubicBezTo>
                                  <a:pt x="22640" y="56990"/>
                                  <a:pt x="38107" y="65269"/>
                                  <a:pt x="38107" y="65269"/>
                                </a:cubicBezTo>
                                <a:cubicBezTo>
                                  <a:pt x="48614" y="56287"/>
                                  <a:pt x="72066" y="36567"/>
                                  <a:pt x="72066" y="36567"/>
                                </a:cubicBezTo>
                                <a:cubicBezTo>
                                  <a:pt x="60949" y="32740"/>
                                  <a:pt x="48604" y="27831"/>
                                  <a:pt x="35956" y="23625"/>
                                </a:cubicBezTo>
                                <a:lnTo>
                                  <a:pt x="0" y="15354"/>
                                </a:lnTo>
                                <a:lnTo>
                                  <a:pt x="0" y="2250"/>
                                </a:lnTo>
                                <a:lnTo>
                                  <a:pt x="46055" y="0"/>
                                </a:ln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59" name="Shape 61"/>
                        <wps:cNvSpPr/>
                        <wps:spPr>
                          <a:xfrm>
                            <a:off x="1920546" y="399164"/>
                            <a:ext cx="16941" cy="83017"/>
                          </a:xfrm>
                          <a:custGeom>
                            <a:avLst/>
                            <a:gdLst/>
                            <a:ahLst/>
                            <a:cxnLst/>
                            <a:rect l="0" t="0" r="0" b="0"/>
                            <a:pathLst>
                              <a:path w="16941" h="83017">
                                <a:moveTo>
                                  <a:pt x="0" y="0"/>
                                </a:moveTo>
                                <a:lnTo>
                                  <a:pt x="5587" y="7400"/>
                                </a:lnTo>
                                <a:cubicBezTo>
                                  <a:pt x="9492" y="13651"/>
                                  <a:pt x="12359" y="19767"/>
                                  <a:pt x="13758" y="25652"/>
                                </a:cubicBezTo>
                                <a:cubicBezTo>
                                  <a:pt x="16941" y="39013"/>
                                  <a:pt x="15999" y="51758"/>
                                  <a:pt x="12151" y="63353"/>
                                </a:cubicBezTo>
                                <a:lnTo>
                                  <a:pt x="0" y="83017"/>
                                </a:lnTo>
                                <a:lnTo>
                                  <a:pt x="0" y="0"/>
                                </a:ln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60" name="Shape 62"/>
                        <wps:cNvSpPr/>
                        <wps:spPr>
                          <a:xfrm>
                            <a:off x="1920546" y="289266"/>
                            <a:ext cx="83176" cy="256507"/>
                          </a:xfrm>
                          <a:custGeom>
                            <a:avLst/>
                            <a:gdLst/>
                            <a:ahLst/>
                            <a:cxnLst/>
                            <a:rect l="0" t="0" r="0" b="0"/>
                            <a:pathLst>
                              <a:path w="83176" h="256507">
                                <a:moveTo>
                                  <a:pt x="83176" y="0"/>
                                </a:moveTo>
                                <a:lnTo>
                                  <a:pt x="83176" y="41411"/>
                                </a:lnTo>
                                <a:lnTo>
                                  <a:pt x="73307" y="55623"/>
                                </a:lnTo>
                                <a:cubicBezTo>
                                  <a:pt x="65658" y="69628"/>
                                  <a:pt x="62560" y="83712"/>
                                  <a:pt x="67091" y="97398"/>
                                </a:cubicBezTo>
                                <a:cubicBezTo>
                                  <a:pt x="69358" y="93819"/>
                                  <a:pt x="72514" y="90100"/>
                                  <a:pt x="76320" y="86321"/>
                                </a:cubicBezTo>
                                <a:lnTo>
                                  <a:pt x="83176" y="80349"/>
                                </a:lnTo>
                                <a:lnTo>
                                  <a:pt x="83176" y="103684"/>
                                </a:lnTo>
                                <a:lnTo>
                                  <a:pt x="75354" y="108816"/>
                                </a:lnTo>
                                <a:lnTo>
                                  <a:pt x="83176" y="111409"/>
                                </a:lnTo>
                                <a:lnTo>
                                  <a:pt x="83176" y="118496"/>
                                </a:lnTo>
                                <a:lnTo>
                                  <a:pt x="71239" y="112663"/>
                                </a:lnTo>
                                <a:cubicBezTo>
                                  <a:pt x="57071" y="123658"/>
                                  <a:pt x="51634" y="144654"/>
                                  <a:pt x="57000" y="163508"/>
                                </a:cubicBezTo>
                                <a:lnTo>
                                  <a:pt x="83176" y="148798"/>
                                </a:lnTo>
                                <a:lnTo>
                                  <a:pt x="83176" y="175265"/>
                                </a:lnTo>
                                <a:lnTo>
                                  <a:pt x="67046" y="181440"/>
                                </a:lnTo>
                                <a:lnTo>
                                  <a:pt x="83176" y="190248"/>
                                </a:lnTo>
                                <a:lnTo>
                                  <a:pt x="83176" y="196897"/>
                                </a:lnTo>
                                <a:lnTo>
                                  <a:pt x="78314" y="195683"/>
                                </a:lnTo>
                                <a:cubicBezTo>
                                  <a:pt x="71874" y="192902"/>
                                  <a:pt x="65674" y="188950"/>
                                  <a:pt x="59833" y="183683"/>
                                </a:cubicBezTo>
                                <a:cubicBezTo>
                                  <a:pt x="34792" y="193723"/>
                                  <a:pt x="5097" y="231234"/>
                                  <a:pt x="5488" y="235074"/>
                                </a:cubicBezTo>
                                <a:cubicBezTo>
                                  <a:pt x="17212" y="231944"/>
                                  <a:pt x="30262" y="229224"/>
                                  <a:pt x="43931" y="226913"/>
                                </a:cubicBezTo>
                                <a:lnTo>
                                  <a:pt x="83176" y="221589"/>
                                </a:lnTo>
                                <a:lnTo>
                                  <a:pt x="83176" y="244494"/>
                                </a:lnTo>
                                <a:lnTo>
                                  <a:pt x="70601" y="244716"/>
                                </a:lnTo>
                                <a:cubicBezTo>
                                  <a:pt x="46470" y="245405"/>
                                  <a:pt x="22682" y="246998"/>
                                  <a:pt x="667" y="251409"/>
                                </a:cubicBezTo>
                                <a:lnTo>
                                  <a:pt x="0" y="256507"/>
                                </a:lnTo>
                                <a:lnTo>
                                  <a:pt x="0" y="228267"/>
                                </a:lnTo>
                                <a:lnTo>
                                  <a:pt x="5380" y="217314"/>
                                </a:lnTo>
                                <a:cubicBezTo>
                                  <a:pt x="17434" y="197844"/>
                                  <a:pt x="35094" y="180805"/>
                                  <a:pt x="51653" y="167419"/>
                                </a:cubicBezTo>
                                <a:cubicBezTo>
                                  <a:pt x="43941" y="144564"/>
                                  <a:pt x="48877" y="127030"/>
                                  <a:pt x="63481" y="103624"/>
                                </a:cubicBezTo>
                                <a:cubicBezTo>
                                  <a:pt x="59622" y="96847"/>
                                  <a:pt x="56205" y="88711"/>
                                  <a:pt x="54256" y="80441"/>
                                </a:cubicBezTo>
                                <a:cubicBezTo>
                                  <a:pt x="47928" y="56895"/>
                                  <a:pt x="59533" y="31038"/>
                                  <a:pt x="78129" y="6047"/>
                                </a:cubicBezTo>
                                <a:lnTo>
                                  <a:pt x="83176" y="0"/>
                                </a:ln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61" name="Shape 63"/>
                        <wps:cNvSpPr/>
                        <wps:spPr>
                          <a:xfrm>
                            <a:off x="1920546" y="169451"/>
                            <a:ext cx="83176" cy="213847"/>
                          </a:xfrm>
                          <a:custGeom>
                            <a:avLst/>
                            <a:gdLst/>
                            <a:ahLst/>
                            <a:cxnLst/>
                            <a:rect l="0" t="0" r="0" b="0"/>
                            <a:pathLst>
                              <a:path w="83176" h="213847">
                                <a:moveTo>
                                  <a:pt x="83176" y="0"/>
                                </a:moveTo>
                                <a:lnTo>
                                  <a:pt x="83176" y="46370"/>
                                </a:lnTo>
                                <a:lnTo>
                                  <a:pt x="62975" y="73325"/>
                                </a:lnTo>
                                <a:cubicBezTo>
                                  <a:pt x="4276" y="141128"/>
                                  <a:pt x="13559" y="193255"/>
                                  <a:pt x="19675" y="206391"/>
                                </a:cubicBezTo>
                                <a:cubicBezTo>
                                  <a:pt x="20893" y="209244"/>
                                  <a:pt x="21425" y="213847"/>
                                  <a:pt x="17816" y="212373"/>
                                </a:cubicBezTo>
                                <a:cubicBezTo>
                                  <a:pt x="11719" y="207622"/>
                                  <a:pt x="6033" y="186908"/>
                                  <a:pt x="2468" y="173337"/>
                                </a:cubicBezTo>
                                <a:lnTo>
                                  <a:pt x="0" y="153225"/>
                                </a:lnTo>
                                <a:lnTo>
                                  <a:pt x="0" y="124204"/>
                                </a:lnTo>
                                <a:lnTo>
                                  <a:pt x="1387" y="111730"/>
                                </a:lnTo>
                                <a:cubicBezTo>
                                  <a:pt x="5651" y="94847"/>
                                  <a:pt x="14133" y="80650"/>
                                  <a:pt x="25612" y="66235"/>
                                </a:cubicBezTo>
                                <a:cubicBezTo>
                                  <a:pt x="37783" y="52529"/>
                                  <a:pt x="50834" y="38957"/>
                                  <a:pt x="63387" y="24954"/>
                                </a:cubicBezTo>
                                <a:lnTo>
                                  <a:pt x="83176" y="0"/>
                                </a:ln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62" name="Shape 64"/>
                        <wps:cNvSpPr/>
                        <wps:spPr>
                          <a:xfrm>
                            <a:off x="2003722" y="486997"/>
                            <a:ext cx="104582" cy="156419"/>
                          </a:xfrm>
                          <a:custGeom>
                            <a:avLst/>
                            <a:gdLst/>
                            <a:ahLst/>
                            <a:cxnLst/>
                            <a:rect l="0" t="0" r="0" b="0"/>
                            <a:pathLst>
                              <a:path w="104582" h="156419">
                                <a:moveTo>
                                  <a:pt x="104582" y="0"/>
                                </a:moveTo>
                                <a:lnTo>
                                  <a:pt x="104582" y="9041"/>
                                </a:lnTo>
                                <a:lnTo>
                                  <a:pt x="103624" y="9827"/>
                                </a:lnTo>
                                <a:cubicBezTo>
                                  <a:pt x="97585" y="15191"/>
                                  <a:pt x="93895" y="18790"/>
                                  <a:pt x="93895" y="18790"/>
                                </a:cubicBezTo>
                                <a:lnTo>
                                  <a:pt x="104582" y="17355"/>
                                </a:lnTo>
                                <a:lnTo>
                                  <a:pt x="104582" y="40749"/>
                                </a:lnTo>
                                <a:lnTo>
                                  <a:pt x="72579" y="45138"/>
                                </a:lnTo>
                                <a:cubicBezTo>
                                  <a:pt x="55269" y="60178"/>
                                  <a:pt x="35991" y="76565"/>
                                  <a:pt x="19400" y="94669"/>
                                </a:cubicBezTo>
                                <a:cubicBezTo>
                                  <a:pt x="35459" y="99382"/>
                                  <a:pt x="42870" y="104074"/>
                                  <a:pt x="59461" y="111024"/>
                                </a:cubicBezTo>
                                <a:cubicBezTo>
                                  <a:pt x="67562" y="104209"/>
                                  <a:pt x="86051" y="92793"/>
                                  <a:pt x="104239" y="86599"/>
                                </a:cubicBezTo>
                                <a:lnTo>
                                  <a:pt x="104582" y="86544"/>
                                </a:lnTo>
                                <a:lnTo>
                                  <a:pt x="104582" y="92361"/>
                                </a:lnTo>
                                <a:lnTo>
                                  <a:pt x="96189" y="94988"/>
                                </a:lnTo>
                                <a:cubicBezTo>
                                  <a:pt x="87030" y="99171"/>
                                  <a:pt x="76803" y="105129"/>
                                  <a:pt x="65751" y="113159"/>
                                </a:cubicBezTo>
                                <a:cubicBezTo>
                                  <a:pt x="77159" y="118709"/>
                                  <a:pt x="87886" y="121214"/>
                                  <a:pt x="97516" y="121669"/>
                                </a:cubicBezTo>
                                <a:lnTo>
                                  <a:pt x="104582" y="120605"/>
                                </a:lnTo>
                                <a:lnTo>
                                  <a:pt x="104582" y="137568"/>
                                </a:lnTo>
                                <a:lnTo>
                                  <a:pt x="103487" y="137879"/>
                                </a:lnTo>
                                <a:cubicBezTo>
                                  <a:pt x="89304" y="140196"/>
                                  <a:pt x="70917" y="139936"/>
                                  <a:pt x="47230" y="135392"/>
                                </a:cubicBezTo>
                                <a:cubicBezTo>
                                  <a:pt x="37945" y="143048"/>
                                  <a:pt x="28498" y="148347"/>
                                  <a:pt x="19329" y="151912"/>
                                </a:cubicBezTo>
                                <a:lnTo>
                                  <a:pt x="0" y="156419"/>
                                </a:lnTo>
                                <a:lnTo>
                                  <a:pt x="0" y="150665"/>
                                </a:lnTo>
                                <a:lnTo>
                                  <a:pt x="5337" y="150044"/>
                                </a:lnTo>
                                <a:cubicBezTo>
                                  <a:pt x="19021" y="146824"/>
                                  <a:pt x="30926" y="140787"/>
                                  <a:pt x="39030" y="133565"/>
                                </a:cubicBezTo>
                                <a:cubicBezTo>
                                  <a:pt x="31552" y="131375"/>
                                  <a:pt x="24374" y="129782"/>
                                  <a:pt x="17232" y="128034"/>
                                </a:cubicBezTo>
                                <a:lnTo>
                                  <a:pt x="0" y="122875"/>
                                </a:lnTo>
                                <a:lnTo>
                                  <a:pt x="0" y="89889"/>
                                </a:lnTo>
                                <a:lnTo>
                                  <a:pt x="10847" y="92092"/>
                                </a:lnTo>
                                <a:cubicBezTo>
                                  <a:pt x="26266" y="76520"/>
                                  <a:pt x="44896" y="60025"/>
                                  <a:pt x="59417" y="45715"/>
                                </a:cubicBezTo>
                                <a:lnTo>
                                  <a:pt x="0" y="46763"/>
                                </a:lnTo>
                                <a:lnTo>
                                  <a:pt x="0" y="23858"/>
                                </a:lnTo>
                                <a:lnTo>
                                  <a:pt x="2913" y="23463"/>
                                </a:lnTo>
                                <a:cubicBezTo>
                                  <a:pt x="31313" y="20459"/>
                                  <a:pt x="59359" y="19068"/>
                                  <a:pt x="81393" y="19257"/>
                                </a:cubicBezTo>
                                <a:lnTo>
                                  <a:pt x="104582" y="0"/>
                                </a:ln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63" name="Shape 65"/>
                        <wps:cNvSpPr/>
                        <wps:spPr>
                          <a:xfrm>
                            <a:off x="2003722" y="433982"/>
                            <a:ext cx="104582" cy="58560"/>
                          </a:xfrm>
                          <a:custGeom>
                            <a:avLst/>
                            <a:gdLst/>
                            <a:ahLst/>
                            <a:cxnLst/>
                            <a:rect l="0" t="0" r="0" b="0"/>
                            <a:pathLst>
                              <a:path w="104582" h="58560">
                                <a:moveTo>
                                  <a:pt x="104582" y="0"/>
                                </a:moveTo>
                                <a:lnTo>
                                  <a:pt x="104582" y="12111"/>
                                </a:lnTo>
                                <a:lnTo>
                                  <a:pt x="102854" y="14422"/>
                                </a:lnTo>
                                <a:cubicBezTo>
                                  <a:pt x="78587" y="40367"/>
                                  <a:pt x="45631" y="58560"/>
                                  <a:pt x="15051" y="55940"/>
                                </a:cubicBezTo>
                                <a:lnTo>
                                  <a:pt x="0" y="52181"/>
                                </a:lnTo>
                                <a:lnTo>
                                  <a:pt x="0" y="45531"/>
                                </a:lnTo>
                                <a:lnTo>
                                  <a:pt x="1727" y="46474"/>
                                </a:lnTo>
                                <a:cubicBezTo>
                                  <a:pt x="34268" y="56770"/>
                                  <a:pt x="72279" y="33697"/>
                                  <a:pt x="95193" y="11396"/>
                                </a:cubicBezTo>
                                <a:lnTo>
                                  <a:pt x="104582" y="0"/>
                                </a:ln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1353458752" name="Shape 66"/>
                        <wps:cNvSpPr/>
                        <wps:spPr>
                          <a:xfrm>
                            <a:off x="2003722" y="396636"/>
                            <a:ext cx="104582" cy="67895"/>
                          </a:xfrm>
                          <a:custGeom>
                            <a:avLst/>
                            <a:gdLst/>
                            <a:ahLst/>
                            <a:cxnLst/>
                            <a:rect l="0" t="0" r="0" b="0"/>
                            <a:pathLst>
                              <a:path w="104582" h="67895">
                                <a:moveTo>
                                  <a:pt x="104582" y="0"/>
                                </a:moveTo>
                                <a:lnTo>
                                  <a:pt x="104582" y="30556"/>
                                </a:lnTo>
                                <a:lnTo>
                                  <a:pt x="47628" y="49662"/>
                                </a:lnTo>
                                <a:lnTo>
                                  <a:pt x="0" y="67895"/>
                                </a:lnTo>
                                <a:lnTo>
                                  <a:pt x="0" y="41428"/>
                                </a:lnTo>
                                <a:lnTo>
                                  <a:pt x="14219" y="33437"/>
                                </a:lnTo>
                                <a:cubicBezTo>
                                  <a:pt x="31686" y="25407"/>
                                  <a:pt x="49768" y="18435"/>
                                  <a:pt x="68041" y="12019"/>
                                </a:cubicBezTo>
                                <a:lnTo>
                                  <a:pt x="104582" y="0"/>
                                </a:ln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1353458753" name="Shape 67"/>
                        <wps:cNvSpPr/>
                        <wps:spPr>
                          <a:xfrm>
                            <a:off x="2003722" y="1077"/>
                            <a:ext cx="104582" cy="412004"/>
                          </a:xfrm>
                          <a:custGeom>
                            <a:avLst/>
                            <a:gdLst/>
                            <a:ahLst/>
                            <a:cxnLst/>
                            <a:rect l="0" t="0" r="0" b="0"/>
                            <a:pathLst>
                              <a:path w="104582" h="412004">
                                <a:moveTo>
                                  <a:pt x="38254" y="0"/>
                                </a:moveTo>
                                <a:lnTo>
                                  <a:pt x="42504" y="5264"/>
                                </a:lnTo>
                                <a:cubicBezTo>
                                  <a:pt x="92882" y="62744"/>
                                  <a:pt x="102934" y="177007"/>
                                  <a:pt x="103473" y="183206"/>
                                </a:cubicBezTo>
                                <a:lnTo>
                                  <a:pt x="104582" y="181535"/>
                                </a:lnTo>
                                <a:lnTo>
                                  <a:pt x="104582" y="247000"/>
                                </a:lnTo>
                                <a:lnTo>
                                  <a:pt x="103170" y="268341"/>
                                </a:lnTo>
                                <a:cubicBezTo>
                                  <a:pt x="101204" y="282401"/>
                                  <a:pt x="98421" y="296042"/>
                                  <a:pt x="95363" y="309835"/>
                                </a:cubicBezTo>
                                <a:lnTo>
                                  <a:pt x="104582" y="305665"/>
                                </a:lnTo>
                                <a:lnTo>
                                  <a:pt x="104582" y="342649"/>
                                </a:lnTo>
                                <a:lnTo>
                                  <a:pt x="84330" y="353385"/>
                                </a:lnTo>
                                <a:cubicBezTo>
                                  <a:pt x="73059" y="380850"/>
                                  <a:pt x="56576" y="407558"/>
                                  <a:pt x="27311" y="410904"/>
                                </a:cubicBezTo>
                                <a:cubicBezTo>
                                  <a:pt x="19871" y="412004"/>
                                  <a:pt x="12801" y="411505"/>
                                  <a:pt x="6220" y="409725"/>
                                </a:cubicBezTo>
                                <a:lnTo>
                                  <a:pt x="0" y="406685"/>
                                </a:lnTo>
                                <a:lnTo>
                                  <a:pt x="0" y="399598"/>
                                </a:lnTo>
                                <a:lnTo>
                                  <a:pt x="18017" y="405573"/>
                                </a:lnTo>
                                <a:cubicBezTo>
                                  <a:pt x="27574" y="405950"/>
                                  <a:pt x="37219" y="403855"/>
                                  <a:pt x="44390" y="399307"/>
                                </a:cubicBezTo>
                                <a:cubicBezTo>
                                  <a:pt x="59000" y="390774"/>
                                  <a:pt x="69302" y="372105"/>
                                  <a:pt x="76168" y="356687"/>
                                </a:cubicBezTo>
                                <a:cubicBezTo>
                                  <a:pt x="56080" y="364611"/>
                                  <a:pt x="31292" y="373414"/>
                                  <a:pt x="10845" y="384756"/>
                                </a:cubicBezTo>
                                <a:lnTo>
                                  <a:pt x="0" y="391873"/>
                                </a:lnTo>
                                <a:lnTo>
                                  <a:pt x="0" y="368538"/>
                                </a:lnTo>
                                <a:lnTo>
                                  <a:pt x="6272" y="363074"/>
                                </a:lnTo>
                                <a:cubicBezTo>
                                  <a:pt x="35468" y="340161"/>
                                  <a:pt x="79430" y="317953"/>
                                  <a:pt x="86426" y="313593"/>
                                </a:cubicBezTo>
                                <a:cubicBezTo>
                                  <a:pt x="94254" y="287513"/>
                                  <a:pt x="97780" y="261683"/>
                                  <a:pt x="98812" y="232878"/>
                                </a:cubicBezTo>
                                <a:cubicBezTo>
                                  <a:pt x="80633" y="255901"/>
                                  <a:pt x="33217" y="288414"/>
                                  <a:pt x="4635" y="322925"/>
                                </a:cubicBezTo>
                                <a:lnTo>
                                  <a:pt x="0" y="329600"/>
                                </a:lnTo>
                                <a:lnTo>
                                  <a:pt x="0" y="288189"/>
                                </a:lnTo>
                                <a:lnTo>
                                  <a:pt x="15474" y="269650"/>
                                </a:lnTo>
                                <a:cubicBezTo>
                                  <a:pt x="44862" y="237568"/>
                                  <a:pt x="80195" y="208908"/>
                                  <a:pt x="95536" y="191201"/>
                                </a:cubicBezTo>
                                <a:cubicBezTo>
                                  <a:pt x="92741" y="139426"/>
                                  <a:pt x="66860" y="44813"/>
                                  <a:pt x="51038" y="28029"/>
                                </a:cubicBezTo>
                                <a:cubicBezTo>
                                  <a:pt x="51038" y="28029"/>
                                  <a:pt x="72011" y="104448"/>
                                  <a:pt x="11178" y="199829"/>
                                </a:cubicBezTo>
                                <a:lnTo>
                                  <a:pt x="0" y="214744"/>
                                </a:lnTo>
                                <a:lnTo>
                                  <a:pt x="0" y="168374"/>
                                </a:lnTo>
                                <a:lnTo>
                                  <a:pt x="14995" y="149465"/>
                                </a:lnTo>
                                <a:cubicBezTo>
                                  <a:pt x="55096" y="81811"/>
                                  <a:pt x="45877" y="12136"/>
                                  <a:pt x="38254" y="0"/>
                                </a:cubicBez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1353458754" name="Shape 68"/>
                        <wps:cNvSpPr/>
                        <wps:spPr>
                          <a:xfrm>
                            <a:off x="2108304" y="569450"/>
                            <a:ext cx="45579" cy="55115"/>
                          </a:xfrm>
                          <a:custGeom>
                            <a:avLst/>
                            <a:gdLst/>
                            <a:ahLst/>
                            <a:cxnLst/>
                            <a:rect l="0" t="0" r="0" b="0"/>
                            <a:pathLst>
                              <a:path w="45579" h="55115">
                                <a:moveTo>
                                  <a:pt x="25376" y="0"/>
                                </a:moveTo>
                                <a:cubicBezTo>
                                  <a:pt x="32983" y="743"/>
                                  <a:pt x="39179" y="4018"/>
                                  <a:pt x="42626" y="11056"/>
                                </a:cubicBezTo>
                                <a:cubicBezTo>
                                  <a:pt x="45579" y="17118"/>
                                  <a:pt x="42798" y="39063"/>
                                  <a:pt x="17164" y="50231"/>
                                </a:cubicBezTo>
                                <a:lnTo>
                                  <a:pt x="0" y="55115"/>
                                </a:lnTo>
                                <a:lnTo>
                                  <a:pt x="0" y="38152"/>
                                </a:lnTo>
                                <a:lnTo>
                                  <a:pt x="18108" y="35424"/>
                                </a:lnTo>
                                <a:cubicBezTo>
                                  <a:pt x="32138" y="30121"/>
                                  <a:pt x="40104" y="20593"/>
                                  <a:pt x="38664" y="14794"/>
                                </a:cubicBezTo>
                                <a:cubicBezTo>
                                  <a:pt x="37523" y="7203"/>
                                  <a:pt x="29202" y="3151"/>
                                  <a:pt x="15639" y="5012"/>
                                </a:cubicBezTo>
                                <a:lnTo>
                                  <a:pt x="0" y="9908"/>
                                </a:lnTo>
                                <a:lnTo>
                                  <a:pt x="0" y="4090"/>
                                </a:lnTo>
                                <a:lnTo>
                                  <a:pt x="25376" y="0"/>
                                </a:ln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1353458755" name="Shape 69"/>
                        <wps:cNvSpPr/>
                        <wps:spPr>
                          <a:xfrm>
                            <a:off x="2108304" y="445626"/>
                            <a:ext cx="116884" cy="82120"/>
                          </a:xfrm>
                          <a:custGeom>
                            <a:avLst/>
                            <a:gdLst/>
                            <a:ahLst/>
                            <a:cxnLst/>
                            <a:rect l="0" t="0" r="0" b="0"/>
                            <a:pathLst>
                              <a:path w="116884" h="82120">
                                <a:moveTo>
                                  <a:pt x="73917" y="945"/>
                                </a:moveTo>
                                <a:cubicBezTo>
                                  <a:pt x="81025" y="0"/>
                                  <a:pt x="86820" y="589"/>
                                  <a:pt x="91220" y="2349"/>
                                </a:cubicBezTo>
                                <a:cubicBezTo>
                                  <a:pt x="116884" y="12618"/>
                                  <a:pt x="95034" y="62752"/>
                                  <a:pt x="8897" y="80900"/>
                                </a:cubicBezTo>
                                <a:lnTo>
                                  <a:pt x="0" y="82120"/>
                                </a:lnTo>
                                <a:lnTo>
                                  <a:pt x="0" y="58725"/>
                                </a:lnTo>
                                <a:lnTo>
                                  <a:pt x="23759" y="55536"/>
                                </a:lnTo>
                                <a:cubicBezTo>
                                  <a:pt x="62442" y="47417"/>
                                  <a:pt x="106721" y="29650"/>
                                  <a:pt x="92523" y="9763"/>
                                </a:cubicBezTo>
                                <a:cubicBezTo>
                                  <a:pt x="89261" y="6661"/>
                                  <a:pt x="85203" y="5122"/>
                                  <a:pt x="80597" y="4804"/>
                                </a:cubicBezTo>
                                <a:cubicBezTo>
                                  <a:pt x="64476" y="3689"/>
                                  <a:pt x="41655" y="17528"/>
                                  <a:pt x="22864" y="31646"/>
                                </a:cubicBezTo>
                                <a:lnTo>
                                  <a:pt x="0" y="50411"/>
                                </a:lnTo>
                                <a:lnTo>
                                  <a:pt x="0" y="41371"/>
                                </a:lnTo>
                                <a:lnTo>
                                  <a:pt x="16206" y="27912"/>
                                </a:lnTo>
                                <a:cubicBezTo>
                                  <a:pt x="40239" y="10858"/>
                                  <a:pt x="59702" y="2834"/>
                                  <a:pt x="73917" y="945"/>
                                </a:cubicBez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s:wsp>
                        <wps:cNvPr id="1353458756" name="Shape 70"/>
                        <wps:cNvSpPr/>
                        <wps:spPr>
                          <a:xfrm>
                            <a:off x="2108304" y="58603"/>
                            <a:ext cx="111711" cy="387490"/>
                          </a:xfrm>
                          <a:custGeom>
                            <a:avLst/>
                            <a:gdLst/>
                            <a:ahLst/>
                            <a:cxnLst/>
                            <a:rect l="0" t="0" r="0" b="0"/>
                            <a:pathLst>
                              <a:path w="111711" h="387490">
                                <a:moveTo>
                                  <a:pt x="30574" y="0"/>
                                </a:moveTo>
                                <a:cubicBezTo>
                                  <a:pt x="75290" y="88061"/>
                                  <a:pt x="55615" y="202304"/>
                                  <a:pt x="54416" y="220402"/>
                                </a:cubicBezTo>
                                <a:cubicBezTo>
                                  <a:pt x="59730" y="218133"/>
                                  <a:pt x="64802" y="213626"/>
                                  <a:pt x="69046" y="211042"/>
                                </a:cubicBezTo>
                                <a:cubicBezTo>
                                  <a:pt x="85702" y="198188"/>
                                  <a:pt x="104165" y="176186"/>
                                  <a:pt x="109755" y="156652"/>
                                </a:cubicBezTo>
                                <a:cubicBezTo>
                                  <a:pt x="111193" y="151627"/>
                                  <a:pt x="110997" y="144262"/>
                                  <a:pt x="111253" y="149175"/>
                                </a:cubicBezTo>
                                <a:lnTo>
                                  <a:pt x="111711" y="158217"/>
                                </a:lnTo>
                                <a:lnTo>
                                  <a:pt x="111711" y="159065"/>
                                </a:lnTo>
                                <a:lnTo>
                                  <a:pt x="111346" y="163970"/>
                                </a:lnTo>
                                <a:cubicBezTo>
                                  <a:pt x="108850" y="181747"/>
                                  <a:pt x="94408" y="235130"/>
                                  <a:pt x="50025" y="258566"/>
                                </a:cubicBezTo>
                                <a:cubicBezTo>
                                  <a:pt x="44351" y="280415"/>
                                  <a:pt x="46236" y="284948"/>
                                  <a:pt x="30330" y="327786"/>
                                </a:cubicBezTo>
                                <a:cubicBezTo>
                                  <a:pt x="66610" y="318470"/>
                                  <a:pt x="100556" y="285679"/>
                                  <a:pt x="110230" y="268081"/>
                                </a:cubicBezTo>
                                <a:lnTo>
                                  <a:pt x="107954" y="274267"/>
                                </a:lnTo>
                                <a:cubicBezTo>
                                  <a:pt x="96510" y="309848"/>
                                  <a:pt x="65340" y="344326"/>
                                  <a:pt x="19233" y="361757"/>
                                </a:cubicBezTo>
                                <a:lnTo>
                                  <a:pt x="0" y="387490"/>
                                </a:lnTo>
                                <a:lnTo>
                                  <a:pt x="0" y="375379"/>
                                </a:lnTo>
                                <a:lnTo>
                                  <a:pt x="7731" y="365995"/>
                                </a:lnTo>
                                <a:lnTo>
                                  <a:pt x="0" y="368589"/>
                                </a:lnTo>
                                <a:lnTo>
                                  <a:pt x="0" y="338033"/>
                                </a:lnTo>
                                <a:lnTo>
                                  <a:pt x="18425" y="331972"/>
                                </a:lnTo>
                                <a:cubicBezTo>
                                  <a:pt x="21868" y="331004"/>
                                  <a:pt x="21105" y="330773"/>
                                  <a:pt x="22022" y="328619"/>
                                </a:cubicBezTo>
                                <a:cubicBezTo>
                                  <a:pt x="29369" y="307925"/>
                                  <a:pt x="37312" y="285236"/>
                                  <a:pt x="41101" y="263336"/>
                                </a:cubicBezTo>
                                <a:lnTo>
                                  <a:pt x="0" y="285123"/>
                                </a:lnTo>
                                <a:lnTo>
                                  <a:pt x="0" y="248139"/>
                                </a:lnTo>
                                <a:lnTo>
                                  <a:pt x="19004" y="239541"/>
                                </a:lnTo>
                                <a:cubicBezTo>
                                  <a:pt x="28309" y="234968"/>
                                  <a:pt x="37491" y="229948"/>
                                  <a:pt x="46492" y="224095"/>
                                </a:cubicBezTo>
                                <a:cubicBezTo>
                                  <a:pt x="51993" y="178673"/>
                                  <a:pt x="55230" y="130546"/>
                                  <a:pt x="49416" y="86150"/>
                                </a:cubicBezTo>
                                <a:cubicBezTo>
                                  <a:pt x="47742" y="71783"/>
                                  <a:pt x="45248" y="57403"/>
                                  <a:pt x="41056" y="43806"/>
                                </a:cubicBezTo>
                                <a:cubicBezTo>
                                  <a:pt x="41639" y="57487"/>
                                  <a:pt x="41056" y="91189"/>
                                  <a:pt x="28356" y="121372"/>
                                </a:cubicBezTo>
                                <a:cubicBezTo>
                                  <a:pt x="26144" y="127969"/>
                                  <a:pt x="9559" y="157197"/>
                                  <a:pt x="1500" y="166806"/>
                                </a:cubicBezTo>
                                <a:lnTo>
                                  <a:pt x="0" y="189474"/>
                                </a:lnTo>
                                <a:lnTo>
                                  <a:pt x="0" y="124009"/>
                                </a:lnTo>
                                <a:lnTo>
                                  <a:pt x="16972" y="98452"/>
                                </a:lnTo>
                                <a:cubicBezTo>
                                  <a:pt x="32880" y="68921"/>
                                  <a:pt x="41029" y="33410"/>
                                  <a:pt x="30292" y="243"/>
                                </a:cubicBezTo>
                                <a:lnTo>
                                  <a:pt x="30574" y="0"/>
                                </a:lnTo>
                                <a:close/>
                              </a:path>
                            </a:pathLst>
                          </a:custGeom>
                          <a:ln w="0" cap="flat">
                            <a:miter lim="127000"/>
                          </a:ln>
                        </wps:spPr>
                        <wps:style>
                          <a:lnRef idx="0">
                            <a:srgbClr val="000000">
                              <a:alpha val="0"/>
                            </a:srgbClr>
                          </a:lnRef>
                          <a:fillRef idx="1">
                            <a:srgbClr val="496BA5"/>
                          </a:fillRef>
                          <a:effectRef idx="0">
                            <a:scrgbClr r="0" g="0" b="0"/>
                          </a:effectRef>
                          <a:fontRef idx="none"/>
                        </wps:style>
                        <wps:bodyPr/>
                      </wps:wsp>
                    </wpg:wgp>
                  </a:graphicData>
                </a:graphic>
              </wp:inline>
            </w:drawing>
          </mc:Choice>
          <mc:Fallback>
            <w:pict>
              <v:group w14:anchorId="5132CBA1" id="Group 8596" o:spid="_x0000_s1026" style="width:175.2pt;height:120.45pt;mso-position-horizontal-relative:char;mso-position-vertical-relative:line" coordsize="22251,15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">
                <v:shape id="Shape 10" o:spid="_x0000_s1027" style="position:absolute;left:3456;top:7458;width:1472;height:3226;visibility:visible;mso-wrap-style:square;v-text-anchor:top" coordsize="147134,322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" path="m146829,r305,28l147134,63411r-305,-77c94008,63334,78119,112493,78119,161582v,48576,15889,97683,68710,97683l147134,259188r,63390l146829,322606c57719,322606,,258682,,161582,,63905,57719,,146829,xe" fillcolor="#496ba5" stroked="f" strokeweight="0">
                  <v:stroke miterlimit="83231f" joinstyle="miter"/>
                  <v:path arrowok="t" textboxrect="0,0,147134,322606"/>
                </v:shape>
                <v:shape id="Shape 11" o:spid="_x0000_s1028" style="position:absolute;left:4928;top:7458;width:1471;height:3225;visibility:visible;mso-wrap-style:square;v-text-anchor:top" coordsize="147114,32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" path="m,l31766,2909v71113,13567,115348,73177,115348,158645c147114,246516,102879,306079,31766,319642l,322550,,259160r33029,-8355c60027,234717,69015,197986,69015,161554v,-36817,-8988,-73673,-35986,-89800l,63383,,xe" fillcolor="#496ba5" stroked="f" strokeweight="0">
                  <v:stroke miterlimit="83231f" joinstyle="miter"/>
                  <v:path arrowok="t" textboxrect="0,0,147114,322550"/>
                </v:shape>
                <v:shape id="Shape 12" o:spid="_x0000_s1029" style="position:absolute;left:6373;top:7540;width:2892;height:3060;visibility:visible;mso-wrap-style:square;v-text-anchor:top" coordsize="289179,306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" path="m,l84189,r60398,224115l204991,r84188,l189572,306053r-89965,l,xe" fillcolor="#496ba5" stroked="f" strokeweight="0">
                  <v:stroke miterlimit="83231f" joinstyle="miter"/>
                  <v:path arrowok="t" textboxrect="0,0,289179,306053"/>
                </v:shape>
                <v:shape id="Shape 13" o:spid="_x0000_s1030" style="position:absolute;left:381;top:10600;width:2813;height:3720;visibility:visible;mso-wrap-style:square;v-text-anchor:top" coordsize="281316,371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" path="m,l35621,r,214151c35133,305457,72033,340134,140655,340134v68628,,105526,-34677,105040,-125983l245695,r35621,l281316,222448v,80810,-36948,149515,-140661,149515c36943,371963,,303258,,222448l,xe" fillcolor="#496ba5" stroked="f" strokeweight="0">
                  <v:stroke miterlimit="83231f" joinstyle="miter"/>
                  <v:path arrowok="t" textboxrect="0,0,281316,371963"/>
                </v:shape>
                <v:shape id="Shape 12311" o:spid="_x0000_s1031" style="position:absolute;left:6625;top:11399;width:347;height:2839;visibility:visible;mso-wrap-style:square;v-text-anchor:top" coordsize="34670,283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" path="m,l34670,r,283915l,283915,,e" fillcolor="#496ba5" stroked="f" strokeweight="0">
                  <v:stroke miterlimit="83231f" joinstyle="miter"/>
                  <v:path arrowok="t" textboxrect="0,0,34670,283915"/>
                </v:shape>
                <v:shape id="Shape 15" o:spid="_x0000_s1032" style="position:absolute;left:7355;top:11399;width:2579;height:2839;visibility:visible;mso-wrap-style:square;v-text-anchor:top" coordsize="257932,283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" path="m,l38504,r90459,249266l219421,r38511,l148394,283915r-38863,l,xe" fillcolor="#496ba5" stroked="f" strokeweight="0">
                  <v:stroke miterlimit="83231f" joinstyle="miter"/>
                  <v:path arrowok="t" textboxrect="0,0,257932,283915"/>
                </v:shape>
                <v:shape id="Shape 12312" o:spid="_x0000_s1033" style="position:absolute;left:16941;top:11399;width:346;height:2839;visibility:visible;mso-wrap-style:square;v-text-anchor:top" coordsize="34658,283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" path="m,l34658,r,283915l,283915,,e" fillcolor="#496ba5" stroked="f" strokeweight="0">
                  <v:stroke miterlimit="83231f" joinstyle="miter"/>
                  <v:path arrowok="t" textboxrect="0,0,34658,283915"/>
                </v:shape>
                <v:shape id="Shape 17" o:spid="_x0000_s1034" style="position:absolute;left:12359;top:7458;width:2669;height:3143;visibility:visible;mso-wrap-style:square;v-text-anchor:top" coordsize="266811,314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" path="m162780,v83074,,104031,50300,104031,126110l266811,314309r-78105,l188706,138515v,-50313,-13809,-75181,-50101,-75181c96267,63334,78117,88792,78117,150933r,163376l,314309,,8219r74232,l74232,50897c92535,16829,129828,,162780,xe" fillcolor="#496ba5" stroked="f" strokeweight="0">
                  <v:stroke miterlimit="83231f" joinstyle="miter"/>
                  <v:path arrowok="t" textboxrect="0,0,266811,314309"/>
                </v:shape>
                <v:shape id="Shape 18" o:spid="_x0000_s1035" style="position:absolute;left:15230;top:6781;width:1610;height:3855;visibility:visible;mso-wrap-style:square;v-text-anchor:top" coordsize="160903,385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" path="m107832,r,75829l160903,75829r,56294l107832,132123r,121982c107832,312086,113993,319176,140387,319176v7052,,13642,-474,20516,-1673l160903,383150v-12617,1878,-27978,2342,-41909,2342c71098,385492,29715,364586,29715,290416r,-158318l,132098,,75829r29715,l29715,27105,107832,xe" fillcolor="#496ba5" stroked="f" strokeweight="0">
                  <v:stroke miterlimit="83231f" joinstyle="miter"/>
                  <v:path arrowok="t" textboxrect="0,0,160903,385492"/>
                </v:shape>
                <v:shape id="Shape 19" o:spid="_x0000_s1036" style="position:absolute;left:3735;top:11317;width:2305;height:2921;visibility:visible;mso-wrap-style:square;v-text-anchor:top" coordsize="230499,292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" path="m126539,v74953,,103960,41865,103960,109479l230499,292139r-34672,l195827,114986v,-48978,-15954,-85804,-72070,-85804c68790,29182,35779,70989,34694,126514r,165625l,292139,,8224r32927,l32927,58505c45538,24432,87645,,126539,xe" fillcolor="#496ba5" stroked="f" strokeweight="0">
                  <v:stroke miterlimit="83231f" joinstyle="miter"/>
                  <v:path arrowok="t" textboxrect="0,0,230499,292139"/>
                </v:shape>
                <v:shape id="Shape 20" o:spid="_x0000_s1037" style="position:absolute;left:13028;top:11317;width:1402;height:2921;visibility:visible;mso-wrap-style:square;v-text-anchor:top" coordsize="140278,292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" path="m140278,r,34665c74034,34665,34670,82008,34670,140796r,151356l,292152,,8237r32920,l32920,74861c50544,29195,85362,,140278,xe" fillcolor="#496ba5" stroked="f" strokeweight="0">
                  <v:stroke miterlimit="83231f" joinstyle="miter"/>
                  <v:path arrowok="t" textboxrect="0,0,140278,292152"/>
                </v:shape>
                <v:shape id="Shape 21" o:spid="_x0000_s1038" style="position:absolute;left:14579;top:11317;width:1914;height:3003;visibility:visible;mso-wrap-style:square;v-text-anchor:top" coordsize="191360,300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" path="m102973,v15540,,46979,3283,73283,11905l176256,45447c156267,34952,128251,28203,107185,28203v-39114,,-71386,8948,-71386,46645c35799,130656,191360,121583,191360,218827v,60698,-61692,81494,-108024,81494c55134,300321,26073,297168,,288065l,253431v22868,10688,51441,18694,80925,18694c117032,272125,155793,255644,155793,218827,155793,149222,154,165891,154,74848,154,20284,50243,,102973,xe" fillcolor="#496ba5" stroked="f" strokeweight="0">
                  <v:stroke miterlimit="83231f" joinstyle="miter"/>
                  <v:path arrowok="t" textboxrect="0,0,191360,300321"/>
                </v:shape>
                <v:shape id="Shape 22" o:spid="_x0000_s1039" style="position:absolute;left:17666;top:10776;width:3998;height:4521;visibility:visible;mso-wrap-style:square;v-text-anchor:top" coordsize="399813,4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" path="m37132,l72104,r,62322l158684,62322r99498,260202l361322,62322r38491,l284480,346237c257977,411501,225076,447640,183764,452095l172173,425086v42895,-6270,62962,-45665,77175,-78849l229436,346237,130001,89350r-58198,l71803,263753v,30525,1070,55405,25297,55405c103684,319158,115167,319261,124072,318304r,29157c113871,348130,103146,348386,96049,348386v-45171,,-58917,-28965,-58917,-83285l37132,89350,,89350,,62322r37132,l37132,xe" fillcolor="#496ba5" stroked="f" strokeweight="0">
                  <v:stroke miterlimit="83231f" joinstyle="miter"/>
                  <v:path arrowok="t" textboxrect="0,0,399813,452095"/>
                </v:shape>
                <v:shape id="Shape 23" o:spid="_x0000_s1040" style="position:absolute;left:17163;top:7540;width:4498;height:4393;visibility:visible;mso-wrap-style:square;v-text-anchor:top" coordsize="449838,439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" path="m,l74239,r,56269c82804,30446,104518,,158934,r64616,l295898,224139,367784,r82054,l345891,317489v-16567,45883,-47115,109302,-85658,121816l260227,439285,234718,372581v17386,-11818,25323,-30132,37504,-66509l241296,306072,160633,68270c104941,69418,78117,101428,78117,168769r,137303l,306072,,xe" fillcolor="#496ba5" stroked="f" strokeweight="0">
                  <v:stroke miterlimit="83231f" joinstyle="miter"/>
                  <v:path arrowok="t" textboxrect="0,0,449838,439305"/>
                </v:shape>
                <v:shape id="Shape 24" o:spid="_x0000_s1041" style="position:absolute;top:6569;width:3390;height:4115;visibility:visible;mso-wrap-style:square;v-text-anchor:top" coordsize="339092,411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" path="m183925,v72263,,134414,39107,155167,110236l264632,136092c257049,99665,222883,72636,183925,72636v-73879,,-101672,65988,-101672,134765c82253,272818,110046,338839,183925,338839v41270,,67620,-24574,79222,-61962l337680,302758c314452,370341,258106,411431,183925,411431,68127,411431,,320663,,207401,,90760,68127,,183925,xe" fillcolor="#496ba5" stroked="f" strokeweight="0">
                  <v:stroke miterlimit="83231f" joinstyle="miter"/>
                  <v:path arrowok="t" textboxrect="0,0,339092,411431"/>
                </v:shape>
                <v:shape id="Shape 25" o:spid="_x0000_s1042" style="position:absolute;left:9214;top:7461;width:1417;height:3219;visibility:visible;mso-wrap-style:square;v-text-anchor:top" coordsize="141621,321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" path="m141621,r,63276l112156,69812c87196,82582,78938,110339,78073,128067r63548,l141621,181342r-63548,c79746,221318,93781,244953,119007,254272r22614,3616l141621,321894r-28380,-2691c42521,305224,,244127,,161211,,80938,45074,17432,114198,2810l141621,xe" fillcolor="#496ba5" stroked="f" strokeweight="0">
                  <v:stroke miterlimit="83231f" joinstyle="miter"/>
                  <v:path arrowok="t" textboxrect="0,0,141621,321894"/>
                </v:shape>
                <v:shape id="Shape 26" o:spid="_x0000_s1043" style="position:absolute;left:10631;top:9738;width:1251;height:946;visibility:visible;mso-wrap-style:square;v-text-anchor:top" coordsize="125177,94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" path="m64427,r60750,21098c100277,72193,58356,94549,3613,94549l,94207,,30201r6299,1007c33084,31208,55375,16142,64427,xe" fillcolor="#496ba5" stroked="f" strokeweight="0">
                  <v:stroke miterlimit="83231f" joinstyle="miter"/>
                  <v:path arrowok="t" textboxrect="0,0,125177,94549"/>
                </v:shape>
                <v:shape id="Shape 27" o:spid="_x0000_s1044" style="position:absolute;left:10631;top:7458;width:1472;height:1817;visibility:visible;mso-wrap-style:square;v-text-anchor:top" coordsize="147192,181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" path="m3613,v96767,,143579,87567,138021,181712l,181712,,128437r63548,c57785,85984,39302,63334,1407,63334l,63646,,370,3613,xe" fillcolor="#496ba5" stroked="f" strokeweight="0">
                  <v:stroke miterlimit="83231f" joinstyle="miter"/>
                  <v:path arrowok="t" textboxrect="0,0,147192,181712"/>
                </v:shape>
                <v:shape id="Shape 29" o:spid="_x0000_s1045" style="position:absolute;left:10000;top:11319;width:1265;height:2999;visibility:visible;mso-wrap-style:square;v-text-anchor:top" coordsize="126562,299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" path="m126562,r,29381l90479,37550c57497,53906,38849,91463,34690,130231r91872,l126562,159376r-91872,c35172,203652,55440,255914,105115,268288r21447,2525l126562,299955,96819,296986c29102,282620,,220735,,150055,,84574,29102,18661,96819,3206l126562,xe" fillcolor="#496ba5" stroked="f" strokeweight="0">
                  <v:stroke miterlimit="83231f" joinstyle="miter"/>
                  <v:path arrowok="t" textboxrect="0,0,126562,299955"/>
                </v:shape>
                <v:shape id="Shape 30" o:spid="_x0000_s1046" style="position:absolute;left:11265;top:13496;width:1158;height:824;visibility:visible;mso-wrap-style:square;v-text-anchor:top" coordsize="115811,82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" path="m84186,r31612,10982l115811,10982c96841,56602,61055,82419,1670,82419l,82252,,53110r1670,196c44175,53306,70383,32240,84186,xe" fillcolor="#496ba5" stroked="f" strokeweight="0">
                  <v:stroke miterlimit="83231f" joinstyle="miter"/>
                  <v:path arrowok="t" textboxrect="0,0,115811,82419"/>
                </v:shape>
                <v:shape id="Shape 31" o:spid="_x0000_s1047" style="position:absolute;left:11265;top:11317;width:1292;height:1596;visibility:visible;mso-wrap-style:square;v-text-anchor:top" coordsize="129229,159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" path="m1670,c92917,,129229,79751,126517,159555l,159555,,130411r91872,c90180,78168,57772,29182,1670,29182l,29561,,180,1670,xe" fillcolor="#496ba5" stroked="f" strokeweight="0">
                  <v:stroke miterlimit="83231f" joinstyle="miter"/>
                  <v:path arrowok="t" textboxrect="0,0,129229,159555"/>
                </v:shape>
                <v:shape id="Shape 32" o:spid="_x0000_s1048" style="position:absolute;left:15220;top:5445;width:487;height:597;visibility:visible;mso-wrap-style:square;v-text-anchor:top" coordsize="48758,59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" path="m32168,2799v4387,560,9472,1894,15359,4290l48758,7740r,6885l39279,10441c33096,8403,27286,7324,22514,7807,16151,8450,11634,11871,10543,19500v246,14017,14474,21130,31080,23539l48758,43141r,16568l46174,59434c21656,54092,,42034,5741,16563v,,4490,-16563,26427,-13764xe" fillcolor="#496ba5" stroked="f" strokeweight="0">
                  <v:stroke miterlimit="83231f" joinstyle="miter"/>
                  <v:path arrowok="t" textboxrect="0,0,48758,59709"/>
                </v:shape>
                <v:shape id="Shape 33" o:spid="_x0000_s1049" style="position:absolute;left:14594;top:4198;width:1113;height:864;visibility:visible;mso-wrap-style:square;v-text-anchor:top" coordsize="111277,86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" path="m46222,677c59520,2710,74952,11341,89971,22277r21306,17555l111277,49570,91398,31596c76224,19016,59699,7955,46496,5386v-3773,-734,-7274,-775,-10396,40c32533,6357,29462,8406,27050,11816,14630,34501,71207,53198,105170,61845r6107,1440l111277,86372r-9729,-2241c51862,67748,,36170,21921,7989,25331,4337,29314,2088,33730,1004,37594,56,41790,,46222,677xe" fillcolor="#496ba5" stroked="f" strokeweight="0">
                  <v:stroke miterlimit="83231f" joinstyle="miter"/>
                  <v:path arrowok="t" textboxrect="0,0,111277,86372"/>
                </v:shape>
                <v:shape id="Shape 34" o:spid="_x0000_s1050" style="position:absolute;left:14775;top:498;width:932;height:3603;visibility:visible;mso-wrap-style:square;v-text-anchor:top" coordsize="93254,360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" path="m93254,r,10049l91758,17220v-743,7101,-758,13938,-225,20463l93254,44931r,55960l87331,82620c82741,63426,82599,49824,83189,42048,70950,68333,67860,186346,69437,210438r23817,14115l93254,264962,71976,249827v596,7604,9834,55513,14828,68617l93254,321216r,39100l86304,349614c10328,311642,1282,245359,2994,250315v12398,26945,50211,55769,74630,64616c69591,290691,68084,269496,63206,244891,,196777,10379,129725,10379,129725v-1756,30477,43204,71110,50653,75630c55277,88260,78024,28579,89758,6057l93254,xe" fillcolor="#496ba5" stroked="f" strokeweight="0">
                  <v:stroke miterlimit="83231f" joinstyle="miter"/>
                  <v:path arrowok="t" textboxrect="0,0,93254,360316"/>
                </v:shape>
                <v:shape id="Shape 35" o:spid="_x0000_s1051" style="position:absolute;left:15707;top:4596;width:1017;height:1725;visibility:visible;mso-wrap-style:square;v-text-anchor:top" coordsize="101713,172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" path="m,l7429,6121v8891,8068,16845,15889,23107,22190c43199,28737,56776,30001,70645,31856r31068,5263l101713,61259,82314,59383c69221,58241,57744,57331,49871,56698v13720,15611,44306,49454,44306,49454l101713,105196r,32820l95462,139469v-13368,2928,-29342,6005,-32006,6284c71064,153185,79650,158257,88250,161685r13463,3283l101713,172471,78103,164051c69936,159804,62060,154170,55019,146875v-2853,694,-11124,1384,-21747,1233l,144567,,127999r18107,258c26149,127385,33336,125612,38216,123212,33381,118505,22038,110386,9518,103684l,99483,,92598r18937,10010c26531,107416,35029,113573,44537,121366v22400,-7924,24945,-9091,41145,-13123c71675,90875,50691,70027,36421,54929l,46540,,23452r8566,2019c12546,26326,15473,26874,16925,27086,13023,22765,7615,17079,1287,10901l,9738,,xe" fillcolor="#496ba5" stroked="f" strokeweight="0">
                  <v:stroke miterlimit="83231f" joinstyle="miter"/>
                  <v:path arrowok="t" textboxrect="0,0,101713,172471"/>
                </v:shape>
                <v:shape id="Shape 36" o:spid="_x0000_s1052" style="position:absolute;left:15707;top:3710;width:1017;height:1072;visibility:visible;mso-wrap-style:square;v-text-anchor:top" coordsize="101713,107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" path="m,l74838,32169r26875,14319l101713,75712,74812,63355c48120,51300,18769,38476,4648,33360,32904,76365,61685,92597,84558,96885r17155,-397l101713,105082r-688,134c75827,107261,41284,97068,7469,50602l,39100,,xe" fillcolor="#496ba5" stroked="f" strokeweight="0">
                  <v:stroke miterlimit="83231f" joinstyle="miter"/>
                  <v:path arrowok="t" textboxrect="0,0,101713,107261"/>
                </v:shape>
                <v:shape id="Shape 37" o:spid="_x0000_s1053" style="position:absolute;left:15707;top:449;width:31;height:149;visibility:visible;mso-wrap-style:square;v-text-anchor:top" coordsize="3103,1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" path="m3103,l,14878,,4829,1270,2628c2431,845,3103,,3103,xe" fillcolor="#496ba5" stroked="f" strokeweight="0">
                  <v:stroke miterlimit="83231f" joinstyle="miter"/>
                  <v:path arrowok="t" textboxrect="0,0,3103,14878"/>
                </v:shape>
                <v:shape id="Shape 38" o:spid="_x0000_s1054" style="position:absolute;left:15707;width:1017;height:3983;visibility:visible;mso-wrap-style:square;v-text-anchor:top" coordsize="101713,398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" path="m83093,v717,45,-31745,51829,7934,125826l101713,142048r,47015l86953,165657c47365,95198,55799,57290,69200,28311,66539,33690,30465,99735,37844,174391v3097,5065,42505,48352,59160,65975l101713,245890r,44552l98058,285901c71290,255432,39694,228102,31997,215524v-493,27471,1007,56461,6136,81637c39440,298850,56808,308789,77291,323080r24422,18807l101713,370466,87568,361109c73457,353470,58769,346666,45672,340698v11751,36770,30835,49158,47481,51889l101713,392077r,5870l89606,398397c71253,394582,51073,379356,38133,337479,28138,332495,17236,326260,6857,319660l,314783,,274374r29580,17530c25631,264580,23304,235109,24900,206574,16302,191499,9743,177764,4761,165399l,150712,,94752r6594,27773c14582,142865,25526,156678,27817,160896,29580,164358,13450,89991,83093,xe" fillcolor="#496ba5" stroked="f" strokeweight="0">
                  <v:stroke miterlimit="83231f" joinstyle="miter"/>
                  <v:path arrowok="t" textboxrect="0,0,101713,398397"/>
                </v:shape>
                <v:shape id="Shape 39" o:spid="_x0000_s1055" style="position:absolute;left:16724;top:5596;width:840;height:948;visibility:visible;mso-wrap-style:square;v-text-anchor:top" coordsize="83987,94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" path="m41242,l83987,5178r,14012l49317,24435c36748,27598,24499,31492,12844,34640v,,21080,20727,31619,30869c55519,60444,66356,49621,74418,39615l83987,26213r,11034l83370,38257c76376,48164,65456,60079,48464,69586v8004,6450,18270,12498,29465,16491l83987,87559r,7279l65261,87983c57979,84243,50445,79150,43027,72285,33013,75484,17624,76436,1217,72941l,72506,,65004r11412,2783c26737,69497,38257,67490,38257,67490,27622,57764,15659,46629,5658,36737l,38052,,5232,41242,xe" fillcolor="#496ba5" stroked="f" strokeweight="0">
                  <v:stroke miterlimit="83231f" joinstyle="miter"/>
                  <v:path arrowok="t" textboxrect="0,0,83987,94838"/>
                </v:shape>
                <v:shape id="Shape 40" o:spid="_x0000_s1056" style="position:absolute;left:16724;top:4968;width:840;height:362;visibility:visible;mso-wrap-style:square;v-text-anchor:top" coordsize="83987,36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" path="m,l10791,1828v13831,2790,27332,5923,39882,9155l83987,20475r,15777l78036,34465c64915,31438,44247,28678,22741,26339l,24140,,xe" fillcolor="#496ba5" stroked="f" strokeweight="0">
                  <v:stroke miterlimit="83231f" joinstyle="miter"/>
                  <v:path arrowok="t" textboxrect="0,0,83987,36252"/>
                </v:shape>
                <v:shape id="Shape 41" o:spid="_x0000_s1057" style="position:absolute;left:17329;top:3285;width:235;height:1105;visibility:visible;mso-wrap-style:square;v-text-anchor:top" coordsize="23506,11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" path="m23506,r,27961l16582,46997c12007,57812,8365,66513,8248,72606v-198,10175,2092,17628,5934,22793l23506,100943r,9475l12000,103648c6839,97237,3728,89056,2452,80177,,60108,12791,41690,19553,21221l23506,xe" fillcolor="#496ba5" stroked="f" strokeweight="0">
                  <v:stroke miterlimit="83231f" joinstyle="miter"/>
                  <v:path arrowok="t" textboxrect="0,0,23506,110418"/>
                </v:shape>
                <v:shape id="Shape 42" o:spid="_x0000_s1058" style="position:absolute;left:16724;top:2458;width:840;height:2702;visibility:visible;mso-wrap-style:square;v-text-anchor:top" coordsize="83987,27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" path="m,l20200,23696v24364,33588,42783,78008,16468,112795c48413,158872,53503,176855,43764,200620v11287,10165,21756,21511,30572,33965l83987,253564r,16563l79181,261662c69510,247153,49538,222324,34719,216641v-3496,3441,-10388,7769,-19713,10688l,230229r,-8594l11921,221359v7680,-1974,13079,-5082,15393,-7468c25570,212868,18690,209535,8908,204950l,200858,,171635r9049,4821c20127,182933,30186,189476,38853,195998v6194,-19105,3623,-37344,-10449,-51037c25588,146844,20048,149684,12919,151577l,152057r,-5871l13359,145391v5883,-1622,9936,-3817,10936,-4745l,124576,,95996r7021,5406c17202,110237,26545,119672,33430,129221,42145,110370,31983,86754,15065,63269l,44552,,xe" fillcolor="#496ba5" stroked="f" strokeweight="0">
                  <v:stroke miterlimit="83231f" joinstyle="miter"/>
                  <v:path arrowok="t" textboxrect="0,0,83987,270127"/>
                </v:shape>
                <v:shape id="Shape 43" o:spid="_x0000_s1059" style="position:absolute;left:16724;top:1420;width:840;height:1864;visibility:visible;mso-wrap-style:square;v-text-anchor:top" coordsize="83987,186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" path="m,l11043,16764c30597,41742,53746,66122,73421,92375r10566,19869l83987,186395,80552,163123c73258,141051,55957,122613,42431,105794,29700,89996,18701,75322,9235,61661l,47015,,xe" fillcolor="#496ba5" stroked="f" strokeweight="0">
                  <v:stroke miterlimit="83231f" joinstyle="miter"/>
                  <v:path arrowok="t" textboxrect="0,0,83987,186395"/>
                </v:shape>
                <v:shape id="Shape 44" o:spid="_x0000_s1060" style="position:absolute;left:18005;top:5112;width:14;height:30;visibility:visible;mso-wrap-style:square;v-text-anchor:top" coordsize="1393,3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" path="m1393,r,3003l,2114,1393,xe" fillcolor="#496ba5" stroked="f" strokeweight="0">
                  <v:stroke miterlimit="83231f" joinstyle="miter"/>
                  <v:path arrowok="t" textboxrect="0,0,1393,3003"/>
                </v:shape>
                <v:shape id="Shape 45" o:spid="_x0000_s1061" style="position:absolute;left:17564;top:4994;width:455;height:1819;visibility:visible;mso-wrap-style:square;v-text-anchor:top" coordsize="45513,181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" path="m,l11001,21635v9630,4087,18281,8879,26187,14329l45513,42968r,11537l33874,46528c26917,42366,19666,38877,12489,37111v1102,9745,1038,20906,-141,30772c25824,72512,31677,75263,39274,80943v2019,-4068,3753,-7347,5894,-10590l45513,69923r,13158l44319,85270r1194,1359l45513,96253,41671,91720v-11321,29503,-3776,55653,-3776,55653l45513,140712r,7856l40312,153258r5201,8979l45513,181942r-5934,-7200c36193,169621,32957,163619,29926,156643v-4833,1206,-15137,2031,-27942,-877l,155039r,-7278l11268,150518v5897,761,11860,801,17722,-87c22278,128987,28670,102945,35523,87815,27997,83411,19989,80353,10738,79180v-645,737,-1736,3080,-3539,6478l,97449,,86414r122,-171c2446,82471,3755,79725,3731,78827l,79392,,65379r6436,780c7322,56844,7373,44073,4404,34931l,33608,,17832r859,245l,16563,,xe" fillcolor="#496ba5" stroked="f" strokeweight="0">
                  <v:stroke miterlimit="83231f" joinstyle="miter"/>
                  <v:path arrowok="t" textboxrect="0,0,45513,181942"/>
                </v:shape>
                <v:shape id="Shape 46" o:spid="_x0000_s1062" style="position:absolute;left:17564;top:4152;width:455;height:318;visibility:visible;mso-wrap-style:square;v-text-anchor:top" coordsize="45513,3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" path="m45513,r,23349l37853,28497v-8244,2735,-17412,3229,-27512,1315l,23728,,14253r5918,3518c17935,19814,32413,14437,41867,5110l45513,xe" fillcolor="#496ba5" stroked="f" strokeweight="0">
                  <v:stroke miterlimit="83231f" joinstyle="miter"/>
                  <v:path arrowok="t" textboxrect="0,0,45513,31726"/>
                </v:shape>
                <v:shape id="Shape 47" o:spid="_x0000_s1063" style="position:absolute;left:17564;top:2542;width:148;height:1023;visibility:visible;mso-wrap-style:square;v-text-anchor:top" coordsize="14815,10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" path="m,l4368,8213v10447,27478,8410,52962,2638,74792l,102268,,74307r13,-69l,74152,,xe" fillcolor="#496ba5" stroked="f" strokeweight="0">
                  <v:stroke miterlimit="83231f" joinstyle="miter"/>
                  <v:path arrowok="t" textboxrect="0,0,14815,102268"/>
                </v:shape>
                <v:shape id="Shape 48" o:spid="_x0000_s1064" style="position:absolute;left:17807;top:2459;width:212;height:1095;visibility:visible;mso-wrap-style:square;v-text-anchor:top" coordsize="21273,109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" path="m21273,r,11627l21104,11740v-5160,6442,-8083,14618,-8039,24798c13096,43234,14115,49706,15795,56011r5478,15114l21273,109469,13179,80597c5975,56106,,33138,6110,18806,8519,13119,11902,8122,16031,3853l21273,xe" fillcolor="#496ba5" stroked="f" strokeweight="0">
                  <v:stroke miterlimit="83231f" joinstyle="miter"/>
                  <v:path arrowok="t" textboxrect="0,0,21273,109469"/>
                </v:shape>
                <v:shape id="Shape 49" o:spid="_x0000_s1065" style="position:absolute;left:18019;top:6594;width:724;height:483;visibility:visible;mso-wrap-style:square;v-text-anchor:top" coordsize="72371,48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" path="m72371,r,19340l68665,24734c51702,40595,26429,48246,4625,27535l,21923,,2219r12,21c9850,16075,32594,38407,59524,15156l72371,xe" fillcolor="#496ba5" stroked="f" strokeweight="0">
                  <v:stroke miterlimit="83231f" joinstyle="miter"/>
                  <v:path arrowok="t" textboxrect="0,0,72371,48246"/>
                </v:shape>
                <v:shape id="Shape 50" o:spid="_x0000_s1066" style="position:absolute;left:18506;top:5913;width:237;height:617;visibility:visible;mso-wrap-style:square;v-text-anchor:top" coordsize="23654,6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" path="m23654,r,8322l23101,8787c16063,16478,7878,31292,19595,48535r4059,4489l23654,61723,14718,52703c,33134,9038,15892,17984,5501l23654,xe" fillcolor="#496ba5" stroked="f" strokeweight="0">
                  <v:stroke miterlimit="83231f" joinstyle="miter"/>
                  <v:path arrowok="t" textboxrect="0,0,23654,61723"/>
                </v:shape>
                <v:shape id="Shape 51" o:spid="_x0000_s1067" style="position:absolute;left:18019;top:5860;width:219;height:620;visibility:visible;mso-wrap-style:square;v-text-anchor:top" coordsize="21908,61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" path="m,l9450,10764c17614,22661,21908,38676,6521,56058l,61939,,54083r941,-823c8534,44835,15130,31275,4635,15094l,9623,,xe" fillcolor="#496ba5" stroked="f" strokeweight="0">
                  <v:stroke miterlimit="83231f" joinstyle="miter"/>
                  <v:path arrowok="t" textboxrect="0,0,21908,61939"/>
                </v:shape>
                <v:shape id="Shape 52" o:spid="_x0000_s1068" style="position:absolute;left:18019;top:5016;width:724;height:952;visibility:visible;mso-wrap-style:square;v-text-anchor:top" coordsize="72371,9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" path="m72371,r,20808l55339,30949v-5064,2899,-8692,4892,-9848,5565c52710,42002,57672,47625,63756,54427r8615,-6171l72371,58061r-126,75c69959,59604,68660,60530,68660,60530r3711,6398l72371,80233,63692,65210c50062,78404,50947,85058,48594,95155r-4949,-205c43010,75711,59243,59536,59243,59536,52639,51555,47062,45573,40138,39566,35983,41393,22392,53202,17546,57683v7853,10181,13680,23279,12930,36786c26880,94335,27111,94431,25232,94367,24168,81750,20924,70467,12686,63043,9000,66358,6302,69864,4140,73293l,80888,,67730,7987,57786,,52312,,40775,13391,52042c20508,45220,25258,40579,34310,34508l,12606,,9603,1243,7717v12571,5237,31650,17995,37856,23618c48366,24558,56281,17833,62989,11168l72371,xe" fillcolor="#496ba5" stroked="f" strokeweight="0">
                  <v:stroke miterlimit="83231f" joinstyle="miter"/>
                  <v:path arrowok="t" textboxrect="0,0,72371,95155"/>
                </v:shape>
                <v:shape id="Shape 53" o:spid="_x0000_s1069" style="position:absolute;left:18019;top:3171;width:453;height:1215;visibility:visible;mso-wrap-style:square;v-text-anchor:top" coordsize="45249,121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" path="m,l1215,3353c17251,39508,45249,71656,14308,111910l,121526,,98177,3857,92772c5614,88913,6536,84744,6346,80394,6943,70184,5135,58577,2275,46460l,38343,,xe" fillcolor="#496ba5" stroked="f" strokeweight="0">
                  <v:stroke miterlimit="83231f" joinstyle="miter"/>
                  <v:path arrowok="t" textboxrect="0,0,45249,121526"/>
                </v:shape>
                <v:shape id="Shape 54" o:spid="_x0000_s1070" style="position:absolute;left:18186;top:2655;width:557;height:1143;visibility:visible;mso-wrap-style:square;v-text-anchor:top" coordsize="55708,11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" path="m55708,r,7775l46667,8274c36785,10480,27341,15814,21519,23071v-8349,10198,1229,25273,17054,42615l55708,83339r,30962l38296,87845c17688,58339,,33665,16172,15603,23409,8725,30696,4615,37557,2318l55708,xe" fillcolor="#496ba5" stroked="f" strokeweight="0">
                  <v:stroke miterlimit="83231f" joinstyle="miter"/>
                  <v:path arrowok="t" textboxrect="0,0,55708,114301"/>
                </v:shape>
                <v:shape id="Shape 55" o:spid="_x0000_s1071" style="position:absolute;left:18019;top:2312;width:724;height:312;visibility:visible;mso-wrap-style:square;v-text-anchor:top" coordsize="72371,31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" path="m45927,884v8776,1110,18816,4244,22086,12604l72371,14281r,7793l63570,21380r-6,-19c59095,21951,49414,23720,41311,28631v-1507,917,-2846,1475,-4058,1763l36849,30497v-3590,705,-5764,-1116,-6654,-3423l29585,24457v,-3404,2751,-6160,6155,-6160c37855,18297,39727,19367,40830,20996r-96,-257c49331,16476,56422,15168,59980,14764,50081,4821,33720,8539,21290,12110l,26395,,14768,9158,8036c19946,2486,32810,,45927,884xe" fillcolor="#496ba5" stroked="f" strokeweight="0">
                  <v:stroke miterlimit="83231f" joinstyle="miter"/>
                  <v:path arrowok="t" textboxrect="0,0,72371,31202"/>
                </v:shape>
                <v:shape id="Shape 56" o:spid="_x0000_s1072" style="position:absolute;left:18743;top:5175;width:462;height:1613;visibility:visible;mso-wrap-style:square;v-text-anchor:top" coordsize="46198,161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" path="m46198,r,28240l42800,54228r3398,-165l46198,67166r-1981,-455l46198,70631r,12876l37800,67012v-8091,-596,-24477,5808,-25618,6629c19843,94162,20580,116318,13983,136417v5783,1451,11678,2058,17552,1936l46198,136298r,6066l33189,144685v-6491,260,-13229,-413,-20238,-2255l,161279,,141940r2937,-3465l,135510r,-8698l5527,132923v6065,-15963,5597,-39479,468,-55859l,82109,,73788,3495,70397,,64347,,51043,9028,66608c16945,61133,27132,58056,36909,55568v-487,-16578,667,-20694,1846,-30785c27908,27306,17291,32271,9386,36606l,42175,,32370,15673,21144c24076,16407,32758,12592,41640,9281l46198,xe" fillcolor="#496ba5" stroked="f" strokeweight="0">
                  <v:stroke miterlimit="83231f" joinstyle="miter"/>
                  <v:path arrowok="t" textboxrect="0,0,46198,161279"/>
                </v:shape>
                <v:shape id="Shape 57" o:spid="_x0000_s1073" style="position:absolute;left:18743;top:3489;width:462;height:1735;visibility:visible;mso-wrap-style:square;v-text-anchor:top" coordsize="46198,173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" path="m,l339,350c12800,12726,26305,25724,37395,38570r8803,11659l46198,133247r-6885,11142c30620,153550,15227,164087,1430,172670l,173521,,152713r7259,-8640c33866,104852,22141,68086,3024,35557l,30962,,xe" fillcolor="#496ba5" stroked="f" strokeweight="0">
                  <v:stroke miterlimit="83231f" joinstyle="miter"/>
                  <v:path arrowok="t" textboxrect="0,0,46198,173521"/>
                </v:shape>
                <v:shape id="Shape 58" o:spid="_x0000_s1074" style="position:absolute;left:19188;top:2936;width:17;height:290;visibility:visible;mso-wrap-style:square;v-text-anchor:top" coordsize="1693,29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" path="m1693,r,29020l,15226,1693,xe" fillcolor="#496ba5" stroked="f" strokeweight="0">
                  <v:stroke miterlimit="83231f" joinstyle="miter"/>
                  <v:path arrowok="t" textboxrect="0,0,1693,29020"/>
                </v:shape>
                <v:shape id="Shape 59" o:spid="_x0000_s1075" style="position:absolute;left:18743;top:2454;width:330;height:354;visibility:visible;mso-wrap-style:square;v-text-anchor:top" coordsize="33050,35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" path="m,l18104,3294v14946,7733,9607,24413,4361,32077l19272,32730r38,-13l19029,32525r-301,-205l18728,32339c14943,29712,10472,28168,5711,27557l,27872,,20096r675,-86c11735,20762,19176,24954,19176,24954v,,5911,-11598,-7370,-16231l,7793,,xe" fillcolor="#496ba5" stroked="f" strokeweight="0">
                  <v:stroke miterlimit="83231f" joinstyle="miter"/>
                  <v:path arrowok="t" textboxrect="0,0,33050,35371"/>
                </v:shape>
                <v:shape id="Shape 60" o:spid="_x0000_s1076" style="position:absolute;left:19205;top:5693;width:832;height:905;visibility:visible;mso-wrap-style:square;v-text-anchor:top" coordsize="83176,9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" path="m46055,l83176,7541r,32986l78817,39222,44146,67270v7609,2024,15280,2935,22759,2938l83176,68316r,5754l76277,75679c59936,77119,46473,74113,39415,71648,28952,79156,17795,85739,5750,89526l,90552,,84485r2761,-387c14157,81162,24932,75760,34017,68802,32401,67152,17450,59542,4001,39553l,31695,,18819,9594,37809c22640,56990,38107,65269,38107,65269,48614,56287,72066,36567,72066,36567,60949,32740,48604,27831,35956,23625l,15354,,2250,46055,xe" fillcolor="#496ba5" stroked="f" strokeweight="0">
                  <v:stroke miterlimit="83231f" joinstyle="miter"/>
                  <v:path arrowok="t" textboxrect="0,0,83176,90552"/>
                </v:shape>
                <v:shape id="Shape 61" o:spid="_x0000_s1077" style="position:absolute;left:19205;top:3991;width:169;height:830;visibility:visible;mso-wrap-style:square;v-text-anchor:top" coordsize="16941,8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" path="m,l5587,7400v3905,6251,6772,12367,8171,18252c16941,39013,15999,51758,12151,63353l,83017,,xe" fillcolor="#496ba5" stroked="f" strokeweight="0">
                  <v:stroke miterlimit="83231f" joinstyle="miter"/>
                  <v:path arrowok="t" textboxrect="0,0,16941,83017"/>
                </v:shape>
                <v:shape id="Shape 62" o:spid="_x0000_s1078" style="position:absolute;left:19205;top:2892;width:832;height:2565;visibility:visible;mso-wrap-style:square;v-text-anchor:top" coordsize="83176,256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" path="m83176,r,41411l73307,55623c65658,69628,62560,83712,67091,97398v2267,-3579,5423,-7298,9229,-11077l83176,80349r,23335l75354,108816r7822,2593l83176,118496,71239,112663c57071,123658,51634,144654,57000,163508l83176,148798r,26467l67046,181440r16130,8808l83176,196897r-4862,-1214c71874,192902,65674,188950,59833,183683,34792,193723,5097,231234,5488,235074v11724,-3130,24774,-5850,38443,-8161l83176,221589r,22905l70601,244716v-24131,689,-47919,2282,-69934,6693l,256507,,228267,5380,217314c17434,197844,35094,180805,51653,167419,43941,144564,48877,127030,63481,103624,59622,96847,56205,88711,54256,80441,47928,56895,59533,31038,78129,6047l83176,xe" fillcolor="#496ba5" stroked="f" strokeweight="0">
                  <v:stroke miterlimit="83231f" joinstyle="miter"/>
                  <v:path arrowok="t" textboxrect="0,0,83176,256507"/>
                </v:shape>
                <v:shape id="Shape 63" o:spid="_x0000_s1079" style="position:absolute;left:19205;top:1694;width:832;height:2138;visibility:visible;mso-wrap-style:square;v-text-anchor:top" coordsize="83176,213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" path="m83176,r,46370l62975,73325c4276,141128,13559,193255,19675,206391v1218,2853,1750,7456,-1859,5982c11719,207622,6033,186908,2468,173337l,153225,,124204,1387,111730c5651,94847,14133,80650,25612,66235,37783,52529,50834,38957,63387,24954l83176,xe" fillcolor="#496ba5" stroked="f" strokeweight="0">
                  <v:stroke miterlimit="83231f" joinstyle="miter"/>
                  <v:path arrowok="t" textboxrect="0,0,83176,213847"/>
                </v:shape>
                <v:shape id="Shape 64" o:spid="_x0000_s1080" style="position:absolute;left:20037;top:4869;width:1046;height:1565;visibility:visible;mso-wrap-style:square;v-text-anchor:top" coordsize="104582,156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" path="m104582,r,9041l103624,9827v-6039,5364,-9729,8963,-9729,8963l104582,17355r,23394l72579,45138c55269,60178,35991,76565,19400,94669v16059,4713,23470,9405,40061,16355c67562,104209,86051,92793,104239,86599r343,-55l104582,92361r-8393,2627c87030,99171,76803,105129,65751,113159v11408,5550,22135,8055,31765,8510l104582,120605r,16963l103487,137879v-14183,2317,-32570,2057,-56257,-2487c37945,143048,28498,148347,19329,151912l,156419r,-5754l5337,150044v13684,-3220,25589,-9257,33693,-16479c31552,131375,24374,129782,17232,128034l,122875,,89889r10847,2203c26266,76520,44896,60025,59417,45715l,46763,,23858r2913,-395c31313,20459,59359,19068,81393,19257l104582,xe" fillcolor="#496ba5" stroked="f" strokeweight="0">
                  <v:stroke miterlimit="83231f" joinstyle="miter"/>
                  <v:path arrowok="t" textboxrect="0,0,104582,156419"/>
                </v:shape>
                <v:shape id="Shape 65" o:spid="_x0000_s1081" style="position:absolute;left:20037;top:4339;width:1046;height:586;visibility:visible;mso-wrap-style:square;v-text-anchor:top" coordsize="104582,58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" path="m104582,r,12111l102854,14422c78587,40367,45631,58560,15051,55940l,52181,,45531r1727,943c34268,56770,72279,33697,95193,11396l104582,xe" fillcolor="#496ba5" stroked="f" strokeweight="0">
                  <v:stroke miterlimit="83231f" joinstyle="miter"/>
                  <v:path arrowok="t" textboxrect="0,0,104582,58560"/>
                </v:shape>
                <v:shape id="Shape 66" o:spid="_x0000_s1082" style="position:absolute;left:20037;top:3966;width:1046;height:679;visibility:visible;mso-wrap-style:square;v-text-anchor:top" coordsize="104582,67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" path="m104582,r,30556l47628,49662,,67895,,41428,14219,33437c31686,25407,49768,18435,68041,12019l104582,xe" fillcolor="#496ba5" stroked="f" strokeweight="0">
                  <v:stroke miterlimit="83231f" joinstyle="miter"/>
                  <v:path arrowok="t" textboxrect="0,0,104582,67895"/>
                </v:shape>
                <v:shape id="Shape 67" o:spid="_x0000_s1083" style="position:absolute;left:20037;top:10;width:1046;height:4120;visibility:visible;mso-wrap-style:square;v-text-anchor:top" coordsize="104582,41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" path="m38254,r4250,5264c92882,62744,102934,177007,103473,183206r1109,-1671l104582,247000r-1412,21341c101204,282401,98421,296042,95363,309835r9219,-4170l104582,342649,84330,353385c73059,380850,56576,407558,27311,410904v-7440,1100,-14510,601,-21091,-1179l,406685r,-7087l18017,405573v9557,377,19202,-1718,26373,-6266c59000,390774,69302,372105,76168,356687v-20088,7924,-44876,16727,-65323,28069l,391873,,368538r6272,-5464c35468,340161,79430,317953,86426,313593v7828,-26080,11354,-51910,12386,-80715c80633,255901,33217,288414,4635,322925l,329600,,288189,15474,269650c44862,237568,80195,208908,95536,191201,92741,139426,66860,44813,51038,28029v,,20973,76419,-39860,171800l,214744,,168374,14995,149465c55096,81811,45877,12136,38254,xe" fillcolor="#496ba5" stroked="f" strokeweight="0">
                  <v:stroke miterlimit="83231f" joinstyle="miter"/>
                  <v:path arrowok="t" textboxrect="0,0,104582,412004"/>
                </v:shape>
                <v:shape id="Shape 68" o:spid="_x0000_s1084" style="position:absolute;left:21083;top:5694;width:455;height:551;visibility:visible;mso-wrap-style:square;v-text-anchor:top" coordsize="45579,55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" path="m25376,v7607,743,13803,4018,17250,11056c45579,17118,42798,39063,17164,50231l,55115,,38152,18108,35424c32138,30121,40104,20593,38664,14794,37523,7203,29202,3151,15639,5012l,9908,,4090,25376,xe" fillcolor="#496ba5" stroked="f" strokeweight="0">
                  <v:stroke miterlimit="83231f" joinstyle="miter"/>
                  <v:path arrowok="t" textboxrect="0,0,45579,55115"/>
                </v:shape>
                <v:shape id="Shape 69" o:spid="_x0000_s1085" style="position:absolute;left:21083;top:4456;width:1168;height:821;visibility:visible;mso-wrap-style:square;v-text-anchor:top" coordsize="116884,8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" path="m73917,945c81025,,86820,589,91220,2349,116884,12618,95034,62752,8897,80900l,82120,,58725,23759,55536c62442,47417,106721,29650,92523,9763,89261,6661,85203,5122,80597,4804,64476,3689,41655,17528,22864,31646l,50411,,41371,16206,27912c40239,10858,59702,2834,73917,945xe" fillcolor="#496ba5" stroked="f" strokeweight="0">
                  <v:stroke miterlimit="83231f" joinstyle="miter"/>
                  <v:path arrowok="t" textboxrect="0,0,116884,82120"/>
                </v:shape>
                <v:shape id="Shape 70" o:spid="_x0000_s1086" style="position:absolute;left:21083;top:586;width:1117;height:3874;visibility:visible;mso-wrap-style:square;v-text-anchor:top" coordsize="111711,38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" path="m30574,c75290,88061,55615,202304,54416,220402v5314,-2269,10386,-6776,14630,-9360c85702,198188,104165,176186,109755,156652v1438,-5025,1242,-12390,1498,-7477l111711,158217r,848l111346,163970v-2496,17777,-16938,71160,-61321,94596c44351,280415,46236,284948,30330,327786v36280,-9316,70226,-42107,79900,-59705l107954,274267c96510,309848,65340,344326,19233,361757l,387490,,375379r7731,-9384l,368589,,338033r18425,-6061c21868,331004,21105,330773,22022,328619v7347,-20694,15290,-43383,19079,-65283l,285123,,248139r19004,-8598c28309,234968,37491,229948,46492,224095v5501,-45422,8738,-93549,2924,-137945c47742,71783,45248,57403,41056,43806v583,13681,,47383,-12700,77566c26144,127969,9559,157197,1500,166806l,189474,,124009,16972,98452c32880,68921,41029,33410,30292,243l30574,xe" fillcolor="#496ba5" stroked="f" strokeweight="0">
                  <v:stroke miterlimit="83231f" joinstyle="miter"/>
                  <v:path arrowok="t" textboxrect="0,0,111711,387490"/>
                </v:shape>
                <w10:anchorlock/>
              </v:group>
            </w:pict>
          </mc:Fallback>
        </mc:AlternateContent>
      </w:r>
    </w:p>
    <w:p w14:paraId="3D716760" w14:textId="72630C1C" w:rsidR="00AC7A36" w:rsidRDefault="00AC7A36" w:rsidP="00AC7A36">
      <w:pPr>
        <w:jc w:val="center"/>
      </w:pPr>
    </w:p>
    <w:p w14:paraId="4C66678B" w14:textId="77777777" w:rsidR="00AC7A36" w:rsidRDefault="00AC7A36" w:rsidP="00AC7A36">
      <w:pPr>
        <w:jc w:val="center"/>
      </w:pPr>
    </w:p>
    <w:p w14:paraId="170334DF" w14:textId="77777777" w:rsidR="00591EE1" w:rsidRDefault="00591EE1" w:rsidP="00AC7A36">
      <w:pPr>
        <w:jc w:val="center"/>
        <w:rPr>
          <w:sz w:val="36"/>
          <w:szCs w:val="36"/>
        </w:rPr>
      </w:pPr>
    </w:p>
    <w:p w14:paraId="40B694A3" w14:textId="77777777" w:rsidR="00591EE1" w:rsidRDefault="00591EE1" w:rsidP="00AC7A36">
      <w:pPr>
        <w:jc w:val="center"/>
        <w:rPr>
          <w:sz w:val="36"/>
          <w:szCs w:val="36"/>
        </w:rPr>
      </w:pPr>
    </w:p>
    <w:p w14:paraId="061E1122" w14:textId="77777777" w:rsidR="00591EE1" w:rsidRDefault="00591EE1" w:rsidP="00AC7A36">
      <w:pPr>
        <w:jc w:val="center"/>
        <w:rPr>
          <w:sz w:val="36"/>
          <w:szCs w:val="36"/>
        </w:rPr>
      </w:pPr>
    </w:p>
    <w:p w14:paraId="626F3268" w14:textId="147F4BC8" w:rsidR="00AC7A36" w:rsidRDefault="64D1D2B7" w:rsidP="00AC7A36">
      <w:pPr>
        <w:jc w:val="center"/>
        <w:rPr>
          <w:sz w:val="36"/>
          <w:szCs w:val="36"/>
        </w:rPr>
      </w:pPr>
      <w:r w:rsidRPr="007D6856">
        <w:rPr>
          <w:sz w:val="36"/>
          <w:szCs w:val="36"/>
        </w:rPr>
        <w:t>Group</w:t>
      </w:r>
      <w:r w:rsidR="00570A3D">
        <w:rPr>
          <w:sz w:val="36"/>
          <w:szCs w:val="36"/>
        </w:rPr>
        <w:t>-xx</w:t>
      </w:r>
    </w:p>
    <w:p w14:paraId="603EAB7D" w14:textId="77777777" w:rsidR="00AC7A36" w:rsidRDefault="00AC7A36" w:rsidP="00591EE1">
      <w:pPr>
        <w:rPr>
          <w:sz w:val="36"/>
          <w:szCs w:val="36"/>
        </w:rPr>
      </w:pPr>
    </w:p>
    <w:p w14:paraId="10182D50" w14:textId="77777777" w:rsidR="00AC7A36" w:rsidRDefault="00AC7A36" w:rsidP="0026171F">
      <w:pPr>
        <w:rPr>
          <w:sz w:val="36"/>
          <w:szCs w:val="36"/>
        </w:rPr>
      </w:pPr>
    </w:p>
    <w:p w14:paraId="7607E25E" w14:textId="0DF96BB8" w:rsidR="3D1DCD98" w:rsidRDefault="00570A3D" w:rsidP="007D6856">
      <w:pPr>
        <w:jc w:val="center"/>
        <w:rPr>
          <w:sz w:val="36"/>
          <w:szCs w:val="36"/>
        </w:rPr>
      </w:pPr>
      <w:r>
        <w:rPr>
          <w:sz w:val="36"/>
          <w:szCs w:val="36"/>
        </w:rPr>
        <w:t>xxx</w:t>
      </w:r>
      <w:r w:rsidR="343793FA" w:rsidRPr="007D6856">
        <w:rPr>
          <w:sz w:val="36"/>
          <w:szCs w:val="36"/>
        </w:rPr>
        <w:t xml:space="preserve"> (</w:t>
      </w:r>
      <w:r>
        <w:rPr>
          <w:sz w:val="36"/>
          <w:szCs w:val="36"/>
        </w:rPr>
        <w:t>xxx</w:t>
      </w:r>
      <w:r w:rsidR="343793FA" w:rsidRPr="007D6856">
        <w:rPr>
          <w:sz w:val="36"/>
          <w:szCs w:val="36"/>
        </w:rPr>
        <w:t>)</w:t>
      </w:r>
    </w:p>
    <w:p w14:paraId="728AF877" w14:textId="77777777" w:rsidR="00570A3D" w:rsidRDefault="00570A3D" w:rsidP="00570A3D">
      <w:pPr>
        <w:jc w:val="center"/>
        <w:rPr>
          <w:sz w:val="36"/>
          <w:szCs w:val="36"/>
        </w:rPr>
      </w:pPr>
      <w:r>
        <w:rPr>
          <w:sz w:val="36"/>
          <w:szCs w:val="36"/>
        </w:rPr>
        <w:t>xxx</w:t>
      </w:r>
      <w:r w:rsidRPr="007D6856">
        <w:rPr>
          <w:sz w:val="36"/>
          <w:szCs w:val="36"/>
        </w:rPr>
        <w:t xml:space="preserve"> (</w:t>
      </w:r>
      <w:r>
        <w:rPr>
          <w:sz w:val="36"/>
          <w:szCs w:val="36"/>
        </w:rPr>
        <w:t>xxx</w:t>
      </w:r>
      <w:r w:rsidRPr="007D6856">
        <w:rPr>
          <w:sz w:val="36"/>
          <w:szCs w:val="36"/>
        </w:rPr>
        <w:t>)</w:t>
      </w:r>
    </w:p>
    <w:p w14:paraId="4D44B60D" w14:textId="77777777" w:rsidR="00570A3D" w:rsidRDefault="00570A3D" w:rsidP="00570A3D">
      <w:pPr>
        <w:jc w:val="center"/>
        <w:rPr>
          <w:sz w:val="36"/>
          <w:szCs w:val="36"/>
        </w:rPr>
      </w:pPr>
      <w:r>
        <w:rPr>
          <w:sz w:val="36"/>
          <w:szCs w:val="36"/>
        </w:rPr>
        <w:t>xxx</w:t>
      </w:r>
      <w:r w:rsidRPr="007D6856">
        <w:rPr>
          <w:sz w:val="36"/>
          <w:szCs w:val="36"/>
        </w:rPr>
        <w:t xml:space="preserve"> (</w:t>
      </w:r>
      <w:r>
        <w:rPr>
          <w:sz w:val="36"/>
          <w:szCs w:val="36"/>
        </w:rPr>
        <w:t>xxx</w:t>
      </w:r>
      <w:r w:rsidRPr="007D6856">
        <w:rPr>
          <w:sz w:val="36"/>
          <w:szCs w:val="36"/>
        </w:rPr>
        <w:t>)</w:t>
      </w:r>
    </w:p>
    <w:p w14:paraId="2C65C82F" w14:textId="77777777" w:rsidR="00570A3D" w:rsidRDefault="00570A3D" w:rsidP="00570A3D">
      <w:pPr>
        <w:jc w:val="center"/>
        <w:rPr>
          <w:sz w:val="36"/>
          <w:szCs w:val="36"/>
        </w:rPr>
      </w:pPr>
      <w:r>
        <w:rPr>
          <w:sz w:val="36"/>
          <w:szCs w:val="36"/>
        </w:rPr>
        <w:t>xxx</w:t>
      </w:r>
      <w:r w:rsidRPr="007D6856">
        <w:rPr>
          <w:sz w:val="36"/>
          <w:szCs w:val="36"/>
        </w:rPr>
        <w:t xml:space="preserve"> (</w:t>
      </w:r>
      <w:r>
        <w:rPr>
          <w:sz w:val="36"/>
          <w:szCs w:val="36"/>
        </w:rPr>
        <w:t>xxx</w:t>
      </w:r>
      <w:r w:rsidRPr="007D6856">
        <w:rPr>
          <w:sz w:val="36"/>
          <w:szCs w:val="36"/>
        </w:rPr>
        <w:t>)</w:t>
      </w:r>
    </w:p>
    <w:p w14:paraId="1AEB664D" w14:textId="77777777" w:rsidR="0019658C" w:rsidRDefault="0019658C" w:rsidP="0026171F"/>
    <w:p w14:paraId="14ECF780" w14:textId="77777777" w:rsidR="0019658C" w:rsidRDefault="0019658C" w:rsidP="007D6856">
      <w:pPr>
        <w:jc w:val="center"/>
        <w:rPr>
          <w:sz w:val="36"/>
          <w:szCs w:val="36"/>
        </w:rPr>
      </w:pPr>
    </w:p>
    <w:p w14:paraId="722D0FA0" w14:textId="3EF46E0C" w:rsidR="00D567F6" w:rsidRPr="0026171F" w:rsidRDefault="388200EC" w:rsidP="0026171F">
      <w:pPr>
        <w:jc w:val="center"/>
        <w:rPr>
          <w:sz w:val="36"/>
          <w:szCs w:val="36"/>
        </w:rPr>
      </w:pPr>
      <w:r w:rsidRPr="007D6856">
        <w:rPr>
          <w:sz w:val="36"/>
          <w:szCs w:val="36"/>
        </w:rPr>
        <w:t>20</w:t>
      </w:r>
      <w:r w:rsidR="00E52EF0">
        <w:rPr>
          <w:sz w:val="36"/>
          <w:szCs w:val="36"/>
        </w:rPr>
        <w:t>xx</w:t>
      </w:r>
      <w:r w:rsidRPr="007D6856">
        <w:rPr>
          <w:sz w:val="36"/>
          <w:szCs w:val="36"/>
        </w:rPr>
        <w:t>-</w:t>
      </w:r>
      <w:r w:rsidR="00E52EF0">
        <w:rPr>
          <w:sz w:val="36"/>
          <w:szCs w:val="36"/>
        </w:rPr>
        <w:t>xx</w:t>
      </w:r>
    </w:p>
    <w:p w14:paraId="280A7580" w14:textId="4C160F4D" w:rsidR="00A766BE" w:rsidRPr="00F33B6F" w:rsidRDefault="0098679D" w:rsidP="00F33B6F">
      <w:pPr>
        <w:spacing w:after="160" w:line="259" w:lineRule="auto"/>
      </w:pPr>
      <w:r>
        <w:br w:type="page"/>
      </w:r>
    </w:p>
    <w:sdt>
      <w:sdtPr>
        <w:rPr>
          <w:rFonts w:ascii="Times New Roman" w:eastAsia="新細明體" w:hAnsi="Times New Roman" w:cs="Times New Roman"/>
          <w:b/>
          <w:color w:val="auto"/>
          <w:sz w:val="24"/>
          <w:szCs w:val="24"/>
          <w:lang w:val="zh-TW" w:eastAsia="en-US"/>
        </w:rPr>
        <w:id w:val="1861077822"/>
        <w:docPartObj>
          <w:docPartGallery w:val="Table of Contents"/>
          <w:docPartUnique/>
        </w:docPartObj>
      </w:sdtPr>
      <w:sdtEndPr>
        <w:rPr>
          <w:bCs/>
        </w:rPr>
      </w:sdtEndPr>
      <w:sdtContent>
        <w:p w14:paraId="1597A6EC" w14:textId="3D4D33BA" w:rsidR="0012582E" w:rsidRPr="00060449" w:rsidRDefault="0012582E">
          <w:pPr>
            <w:pStyle w:val="a5"/>
            <w:rPr>
              <w:rFonts w:ascii="Times New Roman" w:hAnsi="Times New Roman" w:cs="Times New Roman"/>
              <w:b/>
            </w:rPr>
          </w:pPr>
          <w:r w:rsidRPr="00060449">
            <w:rPr>
              <w:rFonts w:ascii="Times New Roman" w:hAnsi="Times New Roman" w:cs="Times New Roman" w:hint="eastAsia"/>
              <w:b/>
              <w:lang w:val="zh-TW"/>
            </w:rPr>
            <w:t>C</w:t>
          </w:r>
          <w:r w:rsidRPr="00060449">
            <w:rPr>
              <w:rFonts w:ascii="Times New Roman" w:hAnsi="Times New Roman" w:cs="Times New Roman"/>
              <w:b/>
            </w:rPr>
            <w:t>ontent</w:t>
          </w:r>
        </w:p>
        <w:p w14:paraId="6924B492" w14:textId="281573A4" w:rsidR="00A95922" w:rsidRDefault="002834F4">
          <w:pPr>
            <w:pStyle w:val="12"/>
            <w:tabs>
              <w:tab w:val="right" w:leader="dot" w:pos="9350"/>
            </w:tabs>
            <w:rPr>
              <w:rFonts w:asciiTheme="minorHAnsi" w:eastAsiaTheme="minorEastAsia" w:hAnsiTheme="minorHAnsi" w:cstheme="minorBidi"/>
              <w:noProof/>
              <w:kern w:val="2"/>
              <w:szCs w:val="22"/>
              <w:lang w:eastAsia="zh-TW"/>
            </w:rPr>
          </w:pPr>
          <w:r>
            <w:fldChar w:fldCharType="begin"/>
          </w:r>
          <w:r>
            <w:instrText xml:space="preserve"> TOC \o "1-3" \h \z \u </w:instrText>
          </w:r>
          <w:r>
            <w:fldChar w:fldCharType="separate"/>
          </w:r>
          <w:hyperlink w:anchor="_Toc98542488" w:history="1">
            <w:r w:rsidR="00A95922" w:rsidRPr="006177F0">
              <w:rPr>
                <w:rStyle w:val="a3"/>
                <w:noProof/>
              </w:rPr>
              <w:t>The product</w:t>
            </w:r>
            <w:r w:rsidR="00A95922">
              <w:rPr>
                <w:noProof/>
                <w:webHidden/>
              </w:rPr>
              <w:tab/>
            </w:r>
            <w:r w:rsidR="00A95922">
              <w:rPr>
                <w:noProof/>
                <w:webHidden/>
              </w:rPr>
              <w:fldChar w:fldCharType="begin"/>
            </w:r>
            <w:r w:rsidR="00A95922">
              <w:rPr>
                <w:noProof/>
                <w:webHidden/>
              </w:rPr>
              <w:instrText xml:space="preserve"> PAGEREF _Toc98542488 \h </w:instrText>
            </w:r>
            <w:r w:rsidR="00A95922">
              <w:rPr>
                <w:noProof/>
                <w:webHidden/>
              </w:rPr>
            </w:r>
            <w:r w:rsidR="00A95922">
              <w:rPr>
                <w:noProof/>
                <w:webHidden/>
              </w:rPr>
              <w:fldChar w:fldCharType="separate"/>
            </w:r>
            <w:r w:rsidR="00A95922">
              <w:rPr>
                <w:noProof/>
                <w:webHidden/>
              </w:rPr>
              <w:t>3</w:t>
            </w:r>
            <w:r w:rsidR="00A95922">
              <w:rPr>
                <w:noProof/>
                <w:webHidden/>
              </w:rPr>
              <w:fldChar w:fldCharType="end"/>
            </w:r>
          </w:hyperlink>
        </w:p>
        <w:p w14:paraId="40304757" w14:textId="0E4C9FB7" w:rsidR="00A95922" w:rsidRDefault="005673CC">
          <w:pPr>
            <w:pStyle w:val="12"/>
            <w:tabs>
              <w:tab w:val="right" w:leader="dot" w:pos="9350"/>
            </w:tabs>
            <w:rPr>
              <w:rFonts w:asciiTheme="minorHAnsi" w:eastAsiaTheme="minorEastAsia" w:hAnsiTheme="minorHAnsi" w:cstheme="minorBidi"/>
              <w:noProof/>
              <w:kern w:val="2"/>
              <w:szCs w:val="22"/>
              <w:lang w:eastAsia="zh-TW"/>
            </w:rPr>
          </w:pPr>
          <w:hyperlink w:anchor="_Toc98542489" w:history="1">
            <w:r w:rsidR="00A95922" w:rsidRPr="006177F0">
              <w:rPr>
                <w:rStyle w:val="a3"/>
                <w:noProof/>
              </w:rPr>
              <w:t>The goal of the evaluation / research questions</w:t>
            </w:r>
            <w:r w:rsidR="00A95922">
              <w:rPr>
                <w:noProof/>
                <w:webHidden/>
              </w:rPr>
              <w:tab/>
            </w:r>
            <w:r w:rsidR="00A95922">
              <w:rPr>
                <w:noProof/>
                <w:webHidden/>
              </w:rPr>
              <w:fldChar w:fldCharType="begin"/>
            </w:r>
            <w:r w:rsidR="00A95922">
              <w:rPr>
                <w:noProof/>
                <w:webHidden/>
              </w:rPr>
              <w:instrText xml:space="preserve"> PAGEREF _Toc98542489 \h </w:instrText>
            </w:r>
            <w:r w:rsidR="00A95922">
              <w:rPr>
                <w:noProof/>
                <w:webHidden/>
              </w:rPr>
            </w:r>
            <w:r w:rsidR="00A95922">
              <w:rPr>
                <w:noProof/>
                <w:webHidden/>
              </w:rPr>
              <w:fldChar w:fldCharType="separate"/>
            </w:r>
            <w:r w:rsidR="00A95922">
              <w:rPr>
                <w:noProof/>
                <w:webHidden/>
              </w:rPr>
              <w:t>4</w:t>
            </w:r>
            <w:r w:rsidR="00A95922">
              <w:rPr>
                <w:noProof/>
                <w:webHidden/>
              </w:rPr>
              <w:fldChar w:fldCharType="end"/>
            </w:r>
          </w:hyperlink>
        </w:p>
        <w:p w14:paraId="172DA994" w14:textId="4FC34D42" w:rsidR="00A95922" w:rsidRDefault="005673CC">
          <w:pPr>
            <w:pStyle w:val="12"/>
            <w:tabs>
              <w:tab w:val="right" w:leader="dot" w:pos="9350"/>
            </w:tabs>
            <w:rPr>
              <w:rFonts w:asciiTheme="minorHAnsi" w:eastAsiaTheme="minorEastAsia" w:hAnsiTheme="minorHAnsi" w:cstheme="minorBidi"/>
              <w:noProof/>
              <w:kern w:val="2"/>
              <w:szCs w:val="22"/>
              <w:lang w:eastAsia="zh-TW"/>
            </w:rPr>
          </w:pPr>
          <w:hyperlink w:anchor="_Toc98542490" w:history="1">
            <w:r w:rsidR="00A95922" w:rsidRPr="006177F0">
              <w:rPr>
                <w:rStyle w:val="a3"/>
                <w:noProof/>
              </w:rPr>
              <w:t>The goal of the evaluation is to:</w:t>
            </w:r>
            <w:r w:rsidR="00A95922">
              <w:rPr>
                <w:noProof/>
                <w:webHidden/>
              </w:rPr>
              <w:tab/>
            </w:r>
            <w:r w:rsidR="00A95922">
              <w:rPr>
                <w:noProof/>
                <w:webHidden/>
              </w:rPr>
              <w:fldChar w:fldCharType="begin"/>
            </w:r>
            <w:r w:rsidR="00A95922">
              <w:rPr>
                <w:noProof/>
                <w:webHidden/>
              </w:rPr>
              <w:instrText xml:space="preserve"> PAGEREF _Toc98542490 \h </w:instrText>
            </w:r>
            <w:r w:rsidR="00A95922">
              <w:rPr>
                <w:noProof/>
                <w:webHidden/>
              </w:rPr>
            </w:r>
            <w:r w:rsidR="00A95922">
              <w:rPr>
                <w:noProof/>
                <w:webHidden/>
              </w:rPr>
              <w:fldChar w:fldCharType="separate"/>
            </w:r>
            <w:r w:rsidR="00A95922">
              <w:rPr>
                <w:noProof/>
                <w:webHidden/>
              </w:rPr>
              <w:t>4</w:t>
            </w:r>
            <w:r w:rsidR="00A95922">
              <w:rPr>
                <w:noProof/>
                <w:webHidden/>
              </w:rPr>
              <w:fldChar w:fldCharType="end"/>
            </w:r>
          </w:hyperlink>
        </w:p>
        <w:p w14:paraId="4DCF457E" w14:textId="6127A78F" w:rsidR="00A95922" w:rsidRDefault="005673CC">
          <w:pPr>
            <w:pStyle w:val="12"/>
            <w:tabs>
              <w:tab w:val="right" w:leader="dot" w:pos="9350"/>
            </w:tabs>
            <w:rPr>
              <w:rFonts w:asciiTheme="minorHAnsi" w:eastAsiaTheme="minorEastAsia" w:hAnsiTheme="minorHAnsi" w:cstheme="minorBidi"/>
              <w:noProof/>
              <w:kern w:val="2"/>
              <w:szCs w:val="22"/>
              <w:lang w:eastAsia="zh-TW"/>
            </w:rPr>
          </w:pPr>
          <w:hyperlink w:anchor="_Toc98542491" w:history="1">
            <w:r w:rsidR="00A95922" w:rsidRPr="006177F0">
              <w:rPr>
                <w:rStyle w:val="a3"/>
                <w:noProof/>
              </w:rPr>
              <w:t>Evaluation selection</w:t>
            </w:r>
            <w:r w:rsidR="00A95922">
              <w:rPr>
                <w:noProof/>
                <w:webHidden/>
              </w:rPr>
              <w:tab/>
            </w:r>
            <w:r w:rsidR="00A95922">
              <w:rPr>
                <w:noProof/>
                <w:webHidden/>
              </w:rPr>
              <w:fldChar w:fldCharType="begin"/>
            </w:r>
            <w:r w:rsidR="00A95922">
              <w:rPr>
                <w:noProof/>
                <w:webHidden/>
              </w:rPr>
              <w:instrText xml:space="preserve"> PAGEREF _Toc98542491 \h </w:instrText>
            </w:r>
            <w:r w:rsidR="00A95922">
              <w:rPr>
                <w:noProof/>
                <w:webHidden/>
              </w:rPr>
            </w:r>
            <w:r w:rsidR="00A95922">
              <w:rPr>
                <w:noProof/>
                <w:webHidden/>
              </w:rPr>
              <w:fldChar w:fldCharType="separate"/>
            </w:r>
            <w:r w:rsidR="00A95922">
              <w:rPr>
                <w:noProof/>
                <w:webHidden/>
              </w:rPr>
              <w:t>4</w:t>
            </w:r>
            <w:r w:rsidR="00A95922">
              <w:rPr>
                <w:noProof/>
                <w:webHidden/>
              </w:rPr>
              <w:fldChar w:fldCharType="end"/>
            </w:r>
          </w:hyperlink>
        </w:p>
        <w:p w14:paraId="23A9CB7E" w14:textId="674E4A7B" w:rsidR="00A95922" w:rsidRDefault="005673CC">
          <w:pPr>
            <w:pStyle w:val="12"/>
            <w:tabs>
              <w:tab w:val="right" w:leader="dot" w:pos="9350"/>
            </w:tabs>
            <w:rPr>
              <w:rFonts w:asciiTheme="minorHAnsi" w:eastAsiaTheme="minorEastAsia" w:hAnsiTheme="minorHAnsi" w:cstheme="minorBidi"/>
              <w:noProof/>
              <w:kern w:val="2"/>
              <w:szCs w:val="22"/>
              <w:lang w:eastAsia="zh-TW"/>
            </w:rPr>
          </w:pPr>
          <w:hyperlink w:anchor="_Toc98542492" w:history="1">
            <w:r w:rsidR="00A95922" w:rsidRPr="006177F0">
              <w:rPr>
                <w:rStyle w:val="a3"/>
                <w:noProof/>
              </w:rPr>
              <w:t>Evaluation 1</w:t>
            </w:r>
            <w:r w:rsidR="00A95922">
              <w:rPr>
                <w:noProof/>
                <w:webHidden/>
              </w:rPr>
              <w:tab/>
            </w:r>
            <w:r w:rsidR="00A95922">
              <w:rPr>
                <w:noProof/>
                <w:webHidden/>
              </w:rPr>
              <w:fldChar w:fldCharType="begin"/>
            </w:r>
            <w:r w:rsidR="00A95922">
              <w:rPr>
                <w:noProof/>
                <w:webHidden/>
              </w:rPr>
              <w:instrText xml:space="preserve"> PAGEREF _Toc98542492 \h </w:instrText>
            </w:r>
            <w:r w:rsidR="00A95922">
              <w:rPr>
                <w:noProof/>
                <w:webHidden/>
              </w:rPr>
            </w:r>
            <w:r w:rsidR="00A95922">
              <w:rPr>
                <w:noProof/>
                <w:webHidden/>
              </w:rPr>
              <w:fldChar w:fldCharType="separate"/>
            </w:r>
            <w:r w:rsidR="00A95922">
              <w:rPr>
                <w:noProof/>
                <w:webHidden/>
              </w:rPr>
              <w:t>4</w:t>
            </w:r>
            <w:r w:rsidR="00A95922">
              <w:rPr>
                <w:noProof/>
                <w:webHidden/>
              </w:rPr>
              <w:fldChar w:fldCharType="end"/>
            </w:r>
          </w:hyperlink>
        </w:p>
        <w:p w14:paraId="43F056A6" w14:textId="0BEB86BB" w:rsidR="00A95922" w:rsidRDefault="005673CC">
          <w:pPr>
            <w:pStyle w:val="2"/>
            <w:tabs>
              <w:tab w:val="right" w:leader="dot" w:pos="9350"/>
            </w:tabs>
            <w:rPr>
              <w:rFonts w:asciiTheme="minorHAnsi" w:eastAsiaTheme="minorEastAsia" w:hAnsiTheme="minorHAnsi" w:cstheme="minorBidi"/>
              <w:noProof/>
              <w:kern w:val="2"/>
              <w:szCs w:val="22"/>
              <w:lang w:eastAsia="zh-TW"/>
            </w:rPr>
          </w:pPr>
          <w:hyperlink w:anchor="_Toc98542493" w:history="1">
            <w:r w:rsidR="00A95922" w:rsidRPr="006177F0">
              <w:rPr>
                <w:rStyle w:val="a3"/>
                <w:noProof/>
              </w:rPr>
              <w:t>Privacy of personal information:</w:t>
            </w:r>
            <w:r w:rsidR="00A95922">
              <w:rPr>
                <w:noProof/>
                <w:webHidden/>
              </w:rPr>
              <w:tab/>
            </w:r>
            <w:r w:rsidR="00A95922">
              <w:rPr>
                <w:noProof/>
                <w:webHidden/>
              </w:rPr>
              <w:fldChar w:fldCharType="begin"/>
            </w:r>
            <w:r w:rsidR="00A95922">
              <w:rPr>
                <w:noProof/>
                <w:webHidden/>
              </w:rPr>
              <w:instrText xml:space="preserve"> PAGEREF _Toc98542493 \h </w:instrText>
            </w:r>
            <w:r w:rsidR="00A95922">
              <w:rPr>
                <w:noProof/>
                <w:webHidden/>
              </w:rPr>
            </w:r>
            <w:r w:rsidR="00A95922">
              <w:rPr>
                <w:noProof/>
                <w:webHidden/>
              </w:rPr>
              <w:fldChar w:fldCharType="separate"/>
            </w:r>
            <w:r w:rsidR="00A95922">
              <w:rPr>
                <w:noProof/>
                <w:webHidden/>
              </w:rPr>
              <w:t>4</w:t>
            </w:r>
            <w:r w:rsidR="00A95922">
              <w:rPr>
                <w:noProof/>
                <w:webHidden/>
              </w:rPr>
              <w:fldChar w:fldCharType="end"/>
            </w:r>
          </w:hyperlink>
        </w:p>
        <w:p w14:paraId="7638E8C8" w14:textId="2BF84036" w:rsidR="00A95922" w:rsidRDefault="005673CC">
          <w:pPr>
            <w:pStyle w:val="2"/>
            <w:tabs>
              <w:tab w:val="right" w:leader="dot" w:pos="9350"/>
            </w:tabs>
            <w:rPr>
              <w:rFonts w:asciiTheme="minorHAnsi" w:eastAsiaTheme="minorEastAsia" w:hAnsiTheme="minorHAnsi" w:cstheme="minorBidi"/>
              <w:noProof/>
              <w:kern w:val="2"/>
              <w:szCs w:val="22"/>
              <w:lang w:eastAsia="zh-TW"/>
            </w:rPr>
          </w:pPr>
          <w:hyperlink w:anchor="_Toc98542494" w:history="1">
            <w:r w:rsidR="00A95922" w:rsidRPr="006177F0">
              <w:rPr>
                <w:rStyle w:val="a3"/>
                <w:noProof/>
              </w:rPr>
              <w:t>Practical consideration</w:t>
            </w:r>
            <w:r w:rsidR="00A95922">
              <w:rPr>
                <w:noProof/>
                <w:webHidden/>
              </w:rPr>
              <w:tab/>
            </w:r>
            <w:r w:rsidR="00A95922">
              <w:rPr>
                <w:noProof/>
                <w:webHidden/>
              </w:rPr>
              <w:fldChar w:fldCharType="begin"/>
            </w:r>
            <w:r w:rsidR="00A95922">
              <w:rPr>
                <w:noProof/>
                <w:webHidden/>
              </w:rPr>
              <w:instrText xml:space="preserve"> PAGEREF _Toc98542494 \h </w:instrText>
            </w:r>
            <w:r w:rsidR="00A95922">
              <w:rPr>
                <w:noProof/>
                <w:webHidden/>
              </w:rPr>
            </w:r>
            <w:r w:rsidR="00A95922">
              <w:rPr>
                <w:noProof/>
                <w:webHidden/>
              </w:rPr>
              <w:fldChar w:fldCharType="separate"/>
            </w:r>
            <w:r w:rsidR="00A95922">
              <w:rPr>
                <w:noProof/>
                <w:webHidden/>
              </w:rPr>
              <w:t>4</w:t>
            </w:r>
            <w:r w:rsidR="00A95922">
              <w:rPr>
                <w:noProof/>
                <w:webHidden/>
              </w:rPr>
              <w:fldChar w:fldCharType="end"/>
            </w:r>
          </w:hyperlink>
        </w:p>
        <w:p w14:paraId="00472FA1" w14:textId="411A90C7" w:rsidR="00A95922" w:rsidRDefault="005673CC">
          <w:pPr>
            <w:pStyle w:val="2"/>
            <w:tabs>
              <w:tab w:val="right" w:leader="dot" w:pos="9350"/>
            </w:tabs>
            <w:rPr>
              <w:rFonts w:asciiTheme="minorHAnsi" w:eastAsiaTheme="minorEastAsia" w:hAnsiTheme="minorHAnsi" w:cstheme="minorBidi"/>
              <w:noProof/>
              <w:kern w:val="2"/>
              <w:szCs w:val="22"/>
              <w:lang w:eastAsia="zh-TW"/>
            </w:rPr>
          </w:pPr>
          <w:hyperlink w:anchor="_Toc98542495" w:history="1">
            <w:r w:rsidR="00A95922" w:rsidRPr="006177F0">
              <w:rPr>
                <w:rStyle w:val="a3"/>
                <w:noProof/>
              </w:rPr>
              <w:t>Equipment:</w:t>
            </w:r>
            <w:r w:rsidR="00A95922">
              <w:rPr>
                <w:noProof/>
                <w:webHidden/>
              </w:rPr>
              <w:tab/>
            </w:r>
            <w:r w:rsidR="00A95922">
              <w:rPr>
                <w:noProof/>
                <w:webHidden/>
              </w:rPr>
              <w:fldChar w:fldCharType="begin"/>
            </w:r>
            <w:r w:rsidR="00A95922">
              <w:rPr>
                <w:noProof/>
                <w:webHidden/>
              </w:rPr>
              <w:instrText xml:space="preserve"> PAGEREF _Toc98542495 \h </w:instrText>
            </w:r>
            <w:r w:rsidR="00A95922">
              <w:rPr>
                <w:noProof/>
                <w:webHidden/>
              </w:rPr>
            </w:r>
            <w:r w:rsidR="00A95922">
              <w:rPr>
                <w:noProof/>
                <w:webHidden/>
              </w:rPr>
              <w:fldChar w:fldCharType="separate"/>
            </w:r>
            <w:r w:rsidR="00A95922">
              <w:rPr>
                <w:noProof/>
                <w:webHidden/>
              </w:rPr>
              <w:t>4</w:t>
            </w:r>
            <w:r w:rsidR="00A95922">
              <w:rPr>
                <w:noProof/>
                <w:webHidden/>
              </w:rPr>
              <w:fldChar w:fldCharType="end"/>
            </w:r>
          </w:hyperlink>
        </w:p>
        <w:p w14:paraId="45FAE76A" w14:textId="290F9FAC" w:rsidR="00A95922" w:rsidRDefault="005673CC">
          <w:pPr>
            <w:pStyle w:val="2"/>
            <w:tabs>
              <w:tab w:val="right" w:leader="dot" w:pos="9350"/>
            </w:tabs>
            <w:rPr>
              <w:rFonts w:asciiTheme="minorHAnsi" w:eastAsiaTheme="minorEastAsia" w:hAnsiTheme="minorHAnsi" w:cstheme="minorBidi"/>
              <w:noProof/>
              <w:kern w:val="2"/>
              <w:szCs w:val="22"/>
              <w:lang w:eastAsia="zh-TW"/>
            </w:rPr>
          </w:pPr>
          <w:hyperlink w:anchor="_Toc98542496" w:history="1">
            <w:r w:rsidR="00A95922" w:rsidRPr="006177F0">
              <w:rPr>
                <w:rStyle w:val="a3"/>
                <w:noProof/>
              </w:rPr>
              <w:t>Evaluation plan</w:t>
            </w:r>
            <w:r w:rsidR="00A95922">
              <w:rPr>
                <w:noProof/>
                <w:webHidden/>
              </w:rPr>
              <w:tab/>
            </w:r>
            <w:r w:rsidR="00A95922">
              <w:rPr>
                <w:noProof/>
                <w:webHidden/>
              </w:rPr>
              <w:fldChar w:fldCharType="begin"/>
            </w:r>
            <w:r w:rsidR="00A95922">
              <w:rPr>
                <w:noProof/>
                <w:webHidden/>
              </w:rPr>
              <w:instrText xml:space="preserve"> PAGEREF _Toc98542496 \h </w:instrText>
            </w:r>
            <w:r w:rsidR="00A95922">
              <w:rPr>
                <w:noProof/>
                <w:webHidden/>
              </w:rPr>
            </w:r>
            <w:r w:rsidR="00A95922">
              <w:rPr>
                <w:noProof/>
                <w:webHidden/>
              </w:rPr>
              <w:fldChar w:fldCharType="separate"/>
            </w:r>
            <w:r w:rsidR="00A95922">
              <w:rPr>
                <w:noProof/>
                <w:webHidden/>
              </w:rPr>
              <w:t>4</w:t>
            </w:r>
            <w:r w:rsidR="00A95922">
              <w:rPr>
                <w:noProof/>
                <w:webHidden/>
              </w:rPr>
              <w:fldChar w:fldCharType="end"/>
            </w:r>
          </w:hyperlink>
        </w:p>
        <w:p w14:paraId="458CA2A1" w14:textId="17BDF697" w:rsidR="00A95922" w:rsidRDefault="005673CC">
          <w:pPr>
            <w:pStyle w:val="31"/>
            <w:tabs>
              <w:tab w:val="right" w:leader="dot" w:pos="9350"/>
            </w:tabs>
            <w:rPr>
              <w:rFonts w:asciiTheme="minorHAnsi" w:eastAsiaTheme="minorEastAsia" w:hAnsiTheme="minorHAnsi" w:cstheme="minorBidi"/>
              <w:noProof/>
              <w:kern w:val="2"/>
              <w:szCs w:val="22"/>
              <w:lang w:eastAsia="zh-TW"/>
            </w:rPr>
          </w:pPr>
          <w:hyperlink w:anchor="_Toc98542497" w:history="1">
            <w:r w:rsidR="00A95922" w:rsidRPr="006177F0">
              <w:rPr>
                <w:rStyle w:val="a3"/>
                <w:noProof/>
              </w:rPr>
              <w:t>Heuristic evaluation:</w:t>
            </w:r>
            <w:r w:rsidR="00A95922">
              <w:rPr>
                <w:noProof/>
                <w:webHidden/>
              </w:rPr>
              <w:tab/>
            </w:r>
            <w:r w:rsidR="00A95922">
              <w:rPr>
                <w:noProof/>
                <w:webHidden/>
              </w:rPr>
              <w:fldChar w:fldCharType="begin"/>
            </w:r>
            <w:r w:rsidR="00A95922">
              <w:rPr>
                <w:noProof/>
                <w:webHidden/>
              </w:rPr>
              <w:instrText xml:space="preserve"> PAGEREF _Toc98542497 \h </w:instrText>
            </w:r>
            <w:r w:rsidR="00A95922">
              <w:rPr>
                <w:noProof/>
                <w:webHidden/>
              </w:rPr>
            </w:r>
            <w:r w:rsidR="00A95922">
              <w:rPr>
                <w:noProof/>
                <w:webHidden/>
              </w:rPr>
              <w:fldChar w:fldCharType="separate"/>
            </w:r>
            <w:r w:rsidR="00A95922">
              <w:rPr>
                <w:noProof/>
                <w:webHidden/>
              </w:rPr>
              <w:t>4</w:t>
            </w:r>
            <w:r w:rsidR="00A95922">
              <w:rPr>
                <w:noProof/>
                <w:webHidden/>
              </w:rPr>
              <w:fldChar w:fldCharType="end"/>
            </w:r>
          </w:hyperlink>
        </w:p>
        <w:p w14:paraId="3F47C98A" w14:textId="0A3DE8D6" w:rsidR="00A95922" w:rsidRDefault="005673CC">
          <w:pPr>
            <w:pStyle w:val="31"/>
            <w:tabs>
              <w:tab w:val="right" w:leader="dot" w:pos="9350"/>
            </w:tabs>
            <w:rPr>
              <w:rFonts w:asciiTheme="minorHAnsi" w:eastAsiaTheme="minorEastAsia" w:hAnsiTheme="minorHAnsi" w:cstheme="minorBidi"/>
              <w:noProof/>
              <w:kern w:val="2"/>
              <w:szCs w:val="22"/>
              <w:lang w:eastAsia="zh-TW"/>
            </w:rPr>
          </w:pPr>
          <w:hyperlink w:anchor="_Toc98542498" w:history="1">
            <w:r w:rsidR="00A95922" w:rsidRPr="006177F0">
              <w:rPr>
                <w:rStyle w:val="a3"/>
                <w:noProof/>
              </w:rPr>
              <w:t>Rule of thumb:</w:t>
            </w:r>
            <w:r w:rsidR="00A95922">
              <w:rPr>
                <w:noProof/>
                <w:webHidden/>
              </w:rPr>
              <w:tab/>
            </w:r>
            <w:r w:rsidR="00A95922">
              <w:rPr>
                <w:noProof/>
                <w:webHidden/>
              </w:rPr>
              <w:fldChar w:fldCharType="begin"/>
            </w:r>
            <w:r w:rsidR="00A95922">
              <w:rPr>
                <w:noProof/>
                <w:webHidden/>
              </w:rPr>
              <w:instrText xml:space="preserve"> PAGEREF _Toc98542498 \h </w:instrText>
            </w:r>
            <w:r w:rsidR="00A95922">
              <w:rPr>
                <w:noProof/>
                <w:webHidden/>
              </w:rPr>
            </w:r>
            <w:r w:rsidR="00A95922">
              <w:rPr>
                <w:noProof/>
                <w:webHidden/>
              </w:rPr>
              <w:fldChar w:fldCharType="separate"/>
            </w:r>
            <w:r w:rsidR="00A95922">
              <w:rPr>
                <w:noProof/>
                <w:webHidden/>
              </w:rPr>
              <w:t>5</w:t>
            </w:r>
            <w:r w:rsidR="00A95922">
              <w:rPr>
                <w:noProof/>
                <w:webHidden/>
              </w:rPr>
              <w:fldChar w:fldCharType="end"/>
            </w:r>
          </w:hyperlink>
        </w:p>
        <w:p w14:paraId="400B7ED0" w14:textId="3E063CB4" w:rsidR="00A95922" w:rsidRDefault="005673CC">
          <w:pPr>
            <w:pStyle w:val="31"/>
            <w:tabs>
              <w:tab w:val="right" w:leader="dot" w:pos="9350"/>
            </w:tabs>
            <w:rPr>
              <w:rFonts w:asciiTheme="minorHAnsi" w:eastAsiaTheme="minorEastAsia" w:hAnsiTheme="minorHAnsi" w:cstheme="minorBidi"/>
              <w:noProof/>
              <w:kern w:val="2"/>
              <w:szCs w:val="22"/>
              <w:lang w:eastAsia="zh-TW"/>
            </w:rPr>
          </w:pPr>
          <w:hyperlink w:anchor="_Toc98542499" w:history="1">
            <w:r w:rsidR="00A95922" w:rsidRPr="006177F0">
              <w:rPr>
                <w:rStyle w:val="a3"/>
                <w:rFonts w:eastAsia="Verdana"/>
                <w:noProof/>
              </w:rPr>
              <w:t>Evaluators and Evaluation Environments:</w:t>
            </w:r>
            <w:r w:rsidR="00A95922">
              <w:rPr>
                <w:noProof/>
                <w:webHidden/>
              </w:rPr>
              <w:tab/>
            </w:r>
            <w:r w:rsidR="00A95922">
              <w:rPr>
                <w:noProof/>
                <w:webHidden/>
              </w:rPr>
              <w:fldChar w:fldCharType="begin"/>
            </w:r>
            <w:r w:rsidR="00A95922">
              <w:rPr>
                <w:noProof/>
                <w:webHidden/>
              </w:rPr>
              <w:instrText xml:space="preserve"> PAGEREF _Toc98542499 \h </w:instrText>
            </w:r>
            <w:r w:rsidR="00A95922">
              <w:rPr>
                <w:noProof/>
                <w:webHidden/>
              </w:rPr>
            </w:r>
            <w:r w:rsidR="00A95922">
              <w:rPr>
                <w:noProof/>
                <w:webHidden/>
              </w:rPr>
              <w:fldChar w:fldCharType="separate"/>
            </w:r>
            <w:r w:rsidR="00A95922">
              <w:rPr>
                <w:noProof/>
                <w:webHidden/>
              </w:rPr>
              <w:t>5</w:t>
            </w:r>
            <w:r w:rsidR="00A95922">
              <w:rPr>
                <w:noProof/>
                <w:webHidden/>
              </w:rPr>
              <w:fldChar w:fldCharType="end"/>
            </w:r>
          </w:hyperlink>
        </w:p>
        <w:p w14:paraId="140CB693" w14:textId="569206E8" w:rsidR="00A95922" w:rsidRDefault="005673CC">
          <w:pPr>
            <w:pStyle w:val="2"/>
            <w:tabs>
              <w:tab w:val="right" w:leader="dot" w:pos="9350"/>
            </w:tabs>
            <w:rPr>
              <w:rFonts w:asciiTheme="minorHAnsi" w:eastAsiaTheme="minorEastAsia" w:hAnsiTheme="minorHAnsi" w:cstheme="minorBidi"/>
              <w:noProof/>
              <w:kern w:val="2"/>
              <w:szCs w:val="22"/>
              <w:lang w:eastAsia="zh-TW"/>
            </w:rPr>
          </w:pPr>
          <w:hyperlink w:anchor="_Toc98542500" w:history="1">
            <w:r w:rsidR="00A95922" w:rsidRPr="006177F0">
              <w:rPr>
                <w:rStyle w:val="a3"/>
                <w:noProof/>
              </w:rPr>
              <w:t>Result and analysis</w:t>
            </w:r>
            <w:r w:rsidR="00A95922">
              <w:rPr>
                <w:noProof/>
                <w:webHidden/>
              </w:rPr>
              <w:tab/>
            </w:r>
            <w:r w:rsidR="00A95922">
              <w:rPr>
                <w:noProof/>
                <w:webHidden/>
              </w:rPr>
              <w:fldChar w:fldCharType="begin"/>
            </w:r>
            <w:r w:rsidR="00A95922">
              <w:rPr>
                <w:noProof/>
                <w:webHidden/>
              </w:rPr>
              <w:instrText xml:space="preserve"> PAGEREF _Toc98542500 \h </w:instrText>
            </w:r>
            <w:r w:rsidR="00A95922">
              <w:rPr>
                <w:noProof/>
                <w:webHidden/>
              </w:rPr>
            </w:r>
            <w:r w:rsidR="00A95922">
              <w:rPr>
                <w:noProof/>
                <w:webHidden/>
              </w:rPr>
              <w:fldChar w:fldCharType="separate"/>
            </w:r>
            <w:r w:rsidR="00A95922">
              <w:rPr>
                <w:noProof/>
                <w:webHidden/>
              </w:rPr>
              <w:t>7</w:t>
            </w:r>
            <w:r w:rsidR="00A95922">
              <w:rPr>
                <w:noProof/>
                <w:webHidden/>
              </w:rPr>
              <w:fldChar w:fldCharType="end"/>
            </w:r>
          </w:hyperlink>
        </w:p>
        <w:p w14:paraId="46C4E40B" w14:textId="6141F35C" w:rsidR="00A95922" w:rsidRDefault="005673CC">
          <w:pPr>
            <w:pStyle w:val="31"/>
            <w:tabs>
              <w:tab w:val="right" w:leader="dot" w:pos="9350"/>
            </w:tabs>
            <w:rPr>
              <w:rFonts w:asciiTheme="minorHAnsi" w:eastAsiaTheme="minorEastAsia" w:hAnsiTheme="minorHAnsi" w:cstheme="minorBidi"/>
              <w:noProof/>
              <w:kern w:val="2"/>
              <w:szCs w:val="22"/>
              <w:lang w:eastAsia="zh-TW"/>
            </w:rPr>
          </w:pPr>
          <w:hyperlink w:anchor="_Toc98542501" w:history="1">
            <w:r w:rsidR="00A95922" w:rsidRPr="006177F0">
              <w:rPr>
                <w:rStyle w:val="a3"/>
                <w:rFonts w:eastAsia="Verdana"/>
                <w:noProof/>
              </w:rPr>
              <w:t>List of All Positive Findings</w:t>
            </w:r>
            <w:r w:rsidR="00A95922">
              <w:rPr>
                <w:noProof/>
                <w:webHidden/>
              </w:rPr>
              <w:tab/>
            </w:r>
            <w:r w:rsidR="00A95922">
              <w:rPr>
                <w:noProof/>
                <w:webHidden/>
              </w:rPr>
              <w:fldChar w:fldCharType="begin"/>
            </w:r>
            <w:r w:rsidR="00A95922">
              <w:rPr>
                <w:noProof/>
                <w:webHidden/>
              </w:rPr>
              <w:instrText xml:space="preserve"> PAGEREF _Toc98542501 \h </w:instrText>
            </w:r>
            <w:r w:rsidR="00A95922">
              <w:rPr>
                <w:noProof/>
                <w:webHidden/>
              </w:rPr>
            </w:r>
            <w:r w:rsidR="00A95922">
              <w:rPr>
                <w:noProof/>
                <w:webHidden/>
              </w:rPr>
              <w:fldChar w:fldCharType="separate"/>
            </w:r>
            <w:r w:rsidR="00A95922">
              <w:rPr>
                <w:noProof/>
                <w:webHidden/>
              </w:rPr>
              <w:t>9</w:t>
            </w:r>
            <w:r w:rsidR="00A95922">
              <w:rPr>
                <w:noProof/>
                <w:webHidden/>
              </w:rPr>
              <w:fldChar w:fldCharType="end"/>
            </w:r>
          </w:hyperlink>
        </w:p>
        <w:p w14:paraId="0A6D4E25" w14:textId="70171F30" w:rsidR="00A95922" w:rsidRDefault="005673CC">
          <w:pPr>
            <w:pStyle w:val="31"/>
            <w:tabs>
              <w:tab w:val="right" w:leader="dot" w:pos="9350"/>
            </w:tabs>
            <w:rPr>
              <w:rFonts w:asciiTheme="minorHAnsi" w:eastAsiaTheme="minorEastAsia" w:hAnsiTheme="minorHAnsi" w:cstheme="minorBidi"/>
              <w:noProof/>
              <w:kern w:val="2"/>
              <w:szCs w:val="22"/>
              <w:lang w:eastAsia="zh-TW"/>
            </w:rPr>
          </w:pPr>
          <w:hyperlink w:anchor="_Toc98542502" w:history="1">
            <w:r w:rsidR="00A95922" w:rsidRPr="006177F0">
              <w:rPr>
                <w:rStyle w:val="a3"/>
                <w:rFonts w:eastAsia="Verdana"/>
                <w:noProof/>
              </w:rPr>
              <w:t>Top Four Problems</w:t>
            </w:r>
            <w:r w:rsidR="00A95922">
              <w:rPr>
                <w:noProof/>
                <w:webHidden/>
              </w:rPr>
              <w:tab/>
            </w:r>
            <w:r w:rsidR="00A95922">
              <w:rPr>
                <w:noProof/>
                <w:webHidden/>
              </w:rPr>
              <w:fldChar w:fldCharType="begin"/>
            </w:r>
            <w:r w:rsidR="00A95922">
              <w:rPr>
                <w:noProof/>
                <w:webHidden/>
              </w:rPr>
              <w:instrText xml:space="preserve"> PAGEREF _Toc98542502 \h </w:instrText>
            </w:r>
            <w:r w:rsidR="00A95922">
              <w:rPr>
                <w:noProof/>
                <w:webHidden/>
              </w:rPr>
            </w:r>
            <w:r w:rsidR="00A95922">
              <w:rPr>
                <w:noProof/>
                <w:webHidden/>
              </w:rPr>
              <w:fldChar w:fldCharType="separate"/>
            </w:r>
            <w:r w:rsidR="00A95922">
              <w:rPr>
                <w:noProof/>
                <w:webHidden/>
              </w:rPr>
              <w:t>10</w:t>
            </w:r>
            <w:r w:rsidR="00A95922">
              <w:rPr>
                <w:noProof/>
                <w:webHidden/>
              </w:rPr>
              <w:fldChar w:fldCharType="end"/>
            </w:r>
          </w:hyperlink>
        </w:p>
        <w:p w14:paraId="1E5B943F" w14:textId="7B7B49B4" w:rsidR="00A95922" w:rsidRDefault="005673CC">
          <w:pPr>
            <w:pStyle w:val="12"/>
            <w:tabs>
              <w:tab w:val="right" w:leader="dot" w:pos="9350"/>
            </w:tabs>
            <w:rPr>
              <w:rFonts w:asciiTheme="minorHAnsi" w:eastAsiaTheme="minorEastAsia" w:hAnsiTheme="minorHAnsi" w:cstheme="minorBidi"/>
              <w:noProof/>
              <w:kern w:val="2"/>
              <w:szCs w:val="22"/>
              <w:lang w:eastAsia="zh-TW"/>
            </w:rPr>
          </w:pPr>
          <w:hyperlink w:anchor="_Toc98542503" w:history="1">
            <w:r w:rsidR="00A95922" w:rsidRPr="006177F0">
              <w:rPr>
                <w:rStyle w:val="a3"/>
                <w:noProof/>
              </w:rPr>
              <w:t>Evaluation 2</w:t>
            </w:r>
            <w:r w:rsidR="00A95922">
              <w:rPr>
                <w:noProof/>
                <w:webHidden/>
              </w:rPr>
              <w:tab/>
            </w:r>
            <w:r w:rsidR="00A95922">
              <w:rPr>
                <w:noProof/>
                <w:webHidden/>
              </w:rPr>
              <w:fldChar w:fldCharType="begin"/>
            </w:r>
            <w:r w:rsidR="00A95922">
              <w:rPr>
                <w:noProof/>
                <w:webHidden/>
              </w:rPr>
              <w:instrText xml:space="preserve"> PAGEREF _Toc98542503 \h </w:instrText>
            </w:r>
            <w:r w:rsidR="00A95922">
              <w:rPr>
                <w:noProof/>
                <w:webHidden/>
              </w:rPr>
            </w:r>
            <w:r w:rsidR="00A95922">
              <w:rPr>
                <w:noProof/>
                <w:webHidden/>
              </w:rPr>
              <w:fldChar w:fldCharType="separate"/>
            </w:r>
            <w:r w:rsidR="00A95922">
              <w:rPr>
                <w:noProof/>
                <w:webHidden/>
              </w:rPr>
              <w:t>11</w:t>
            </w:r>
            <w:r w:rsidR="00A95922">
              <w:rPr>
                <w:noProof/>
                <w:webHidden/>
              </w:rPr>
              <w:fldChar w:fldCharType="end"/>
            </w:r>
          </w:hyperlink>
        </w:p>
        <w:p w14:paraId="3A52EE35" w14:textId="26715EA2" w:rsidR="00A95922" w:rsidRDefault="005673CC">
          <w:pPr>
            <w:pStyle w:val="2"/>
            <w:tabs>
              <w:tab w:val="right" w:leader="dot" w:pos="9350"/>
            </w:tabs>
            <w:rPr>
              <w:rFonts w:asciiTheme="minorHAnsi" w:eastAsiaTheme="minorEastAsia" w:hAnsiTheme="minorHAnsi" w:cstheme="minorBidi"/>
              <w:noProof/>
              <w:kern w:val="2"/>
              <w:szCs w:val="22"/>
              <w:lang w:eastAsia="zh-TW"/>
            </w:rPr>
          </w:pPr>
          <w:hyperlink w:anchor="_Toc98542504" w:history="1">
            <w:r w:rsidR="00A95922" w:rsidRPr="006177F0">
              <w:rPr>
                <w:rStyle w:val="a3"/>
                <w:noProof/>
              </w:rPr>
              <w:t>Practical consideration</w:t>
            </w:r>
            <w:r w:rsidR="00A95922">
              <w:rPr>
                <w:noProof/>
                <w:webHidden/>
              </w:rPr>
              <w:tab/>
            </w:r>
            <w:r w:rsidR="00A95922">
              <w:rPr>
                <w:noProof/>
                <w:webHidden/>
              </w:rPr>
              <w:fldChar w:fldCharType="begin"/>
            </w:r>
            <w:r w:rsidR="00A95922">
              <w:rPr>
                <w:noProof/>
                <w:webHidden/>
              </w:rPr>
              <w:instrText xml:space="preserve"> PAGEREF _Toc98542504 \h </w:instrText>
            </w:r>
            <w:r w:rsidR="00A95922">
              <w:rPr>
                <w:noProof/>
                <w:webHidden/>
              </w:rPr>
            </w:r>
            <w:r w:rsidR="00A95922">
              <w:rPr>
                <w:noProof/>
                <w:webHidden/>
              </w:rPr>
              <w:fldChar w:fldCharType="separate"/>
            </w:r>
            <w:r w:rsidR="00A95922">
              <w:rPr>
                <w:noProof/>
                <w:webHidden/>
              </w:rPr>
              <w:t>13</w:t>
            </w:r>
            <w:r w:rsidR="00A95922">
              <w:rPr>
                <w:noProof/>
                <w:webHidden/>
              </w:rPr>
              <w:fldChar w:fldCharType="end"/>
            </w:r>
          </w:hyperlink>
        </w:p>
        <w:p w14:paraId="1A893F5F" w14:textId="3590DF01" w:rsidR="00A95922" w:rsidRDefault="005673CC">
          <w:pPr>
            <w:pStyle w:val="2"/>
            <w:tabs>
              <w:tab w:val="right" w:leader="dot" w:pos="9350"/>
            </w:tabs>
            <w:rPr>
              <w:rFonts w:asciiTheme="minorHAnsi" w:eastAsiaTheme="minorEastAsia" w:hAnsiTheme="minorHAnsi" w:cstheme="minorBidi"/>
              <w:noProof/>
              <w:kern w:val="2"/>
              <w:szCs w:val="22"/>
              <w:lang w:eastAsia="zh-TW"/>
            </w:rPr>
          </w:pPr>
          <w:hyperlink w:anchor="_Toc98542505" w:history="1">
            <w:r w:rsidR="00A95922" w:rsidRPr="006177F0">
              <w:rPr>
                <w:rStyle w:val="a3"/>
                <w:noProof/>
              </w:rPr>
              <w:t>Equipment:</w:t>
            </w:r>
            <w:r w:rsidR="00A95922">
              <w:rPr>
                <w:noProof/>
                <w:webHidden/>
              </w:rPr>
              <w:tab/>
            </w:r>
            <w:r w:rsidR="00A95922">
              <w:rPr>
                <w:noProof/>
                <w:webHidden/>
              </w:rPr>
              <w:fldChar w:fldCharType="begin"/>
            </w:r>
            <w:r w:rsidR="00A95922">
              <w:rPr>
                <w:noProof/>
                <w:webHidden/>
              </w:rPr>
              <w:instrText xml:space="preserve"> PAGEREF _Toc98542505 \h </w:instrText>
            </w:r>
            <w:r w:rsidR="00A95922">
              <w:rPr>
                <w:noProof/>
                <w:webHidden/>
              </w:rPr>
            </w:r>
            <w:r w:rsidR="00A95922">
              <w:rPr>
                <w:noProof/>
                <w:webHidden/>
              </w:rPr>
              <w:fldChar w:fldCharType="separate"/>
            </w:r>
            <w:r w:rsidR="00A95922">
              <w:rPr>
                <w:noProof/>
                <w:webHidden/>
              </w:rPr>
              <w:t>13</w:t>
            </w:r>
            <w:r w:rsidR="00A95922">
              <w:rPr>
                <w:noProof/>
                <w:webHidden/>
              </w:rPr>
              <w:fldChar w:fldCharType="end"/>
            </w:r>
          </w:hyperlink>
        </w:p>
        <w:p w14:paraId="1E50EA5E" w14:textId="555169BB" w:rsidR="00A95922" w:rsidRDefault="005673CC">
          <w:pPr>
            <w:pStyle w:val="2"/>
            <w:tabs>
              <w:tab w:val="right" w:leader="dot" w:pos="9350"/>
            </w:tabs>
            <w:rPr>
              <w:rFonts w:asciiTheme="minorHAnsi" w:eastAsiaTheme="minorEastAsia" w:hAnsiTheme="minorHAnsi" w:cstheme="minorBidi"/>
              <w:noProof/>
              <w:kern w:val="2"/>
              <w:szCs w:val="22"/>
              <w:lang w:eastAsia="zh-TW"/>
            </w:rPr>
          </w:pPr>
          <w:hyperlink w:anchor="_Toc98542506" w:history="1">
            <w:r w:rsidR="00A95922" w:rsidRPr="006177F0">
              <w:rPr>
                <w:rStyle w:val="a3"/>
                <w:noProof/>
              </w:rPr>
              <w:t>Evaluation plan</w:t>
            </w:r>
            <w:r w:rsidR="00A95922">
              <w:rPr>
                <w:noProof/>
                <w:webHidden/>
              </w:rPr>
              <w:tab/>
            </w:r>
            <w:r w:rsidR="00A95922">
              <w:rPr>
                <w:noProof/>
                <w:webHidden/>
              </w:rPr>
              <w:fldChar w:fldCharType="begin"/>
            </w:r>
            <w:r w:rsidR="00A95922">
              <w:rPr>
                <w:noProof/>
                <w:webHidden/>
              </w:rPr>
              <w:instrText xml:space="preserve"> PAGEREF _Toc98542506 \h </w:instrText>
            </w:r>
            <w:r w:rsidR="00A95922">
              <w:rPr>
                <w:noProof/>
                <w:webHidden/>
              </w:rPr>
            </w:r>
            <w:r w:rsidR="00A95922">
              <w:rPr>
                <w:noProof/>
                <w:webHidden/>
              </w:rPr>
              <w:fldChar w:fldCharType="separate"/>
            </w:r>
            <w:r w:rsidR="00A95922">
              <w:rPr>
                <w:noProof/>
                <w:webHidden/>
              </w:rPr>
              <w:t>13</w:t>
            </w:r>
            <w:r w:rsidR="00A95922">
              <w:rPr>
                <w:noProof/>
                <w:webHidden/>
              </w:rPr>
              <w:fldChar w:fldCharType="end"/>
            </w:r>
          </w:hyperlink>
        </w:p>
        <w:p w14:paraId="213BDD3C" w14:textId="065EFF7F" w:rsidR="00A95922" w:rsidRDefault="005673CC">
          <w:pPr>
            <w:pStyle w:val="31"/>
            <w:tabs>
              <w:tab w:val="right" w:leader="dot" w:pos="9350"/>
            </w:tabs>
            <w:rPr>
              <w:rFonts w:asciiTheme="minorHAnsi" w:eastAsiaTheme="minorEastAsia" w:hAnsiTheme="minorHAnsi" w:cstheme="minorBidi"/>
              <w:noProof/>
              <w:kern w:val="2"/>
              <w:szCs w:val="22"/>
              <w:lang w:eastAsia="zh-TW"/>
            </w:rPr>
          </w:pPr>
          <w:hyperlink w:anchor="_Toc98542507" w:history="1">
            <w:r w:rsidR="00A95922" w:rsidRPr="006177F0">
              <w:rPr>
                <w:rStyle w:val="a3"/>
                <w:noProof/>
              </w:rPr>
              <w:t>Case study Evaluation - User feedback collection</w:t>
            </w:r>
            <w:r w:rsidR="00A95922">
              <w:rPr>
                <w:noProof/>
                <w:webHidden/>
              </w:rPr>
              <w:tab/>
            </w:r>
            <w:r w:rsidR="00A95922">
              <w:rPr>
                <w:noProof/>
                <w:webHidden/>
              </w:rPr>
              <w:fldChar w:fldCharType="begin"/>
            </w:r>
            <w:r w:rsidR="00A95922">
              <w:rPr>
                <w:noProof/>
                <w:webHidden/>
              </w:rPr>
              <w:instrText xml:space="preserve"> PAGEREF _Toc98542507 \h </w:instrText>
            </w:r>
            <w:r w:rsidR="00A95922">
              <w:rPr>
                <w:noProof/>
                <w:webHidden/>
              </w:rPr>
            </w:r>
            <w:r w:rsidR="00A95922">
              <w:rPr>
                <w:noProof/>
                <w:webHidden/>
              </w:rPr>
              <w:fldChar w:fldCharType="separate"/>
            </w:r>
            <w:r w:rsidR="00A95922">
              <w:rPr>
                <w:noProof/>
                <w:webHidden/>
              </w:rPr>
              <w:t>13</w:t>
            </w:r>
            <w:r w:rsidR="00A95922">
              <w:rPr>
                <w:noProof/>
                <w:webHidden/>
              </w:rPr>
              <w:fldChar w:fldCharType="end"/>
            </w:r>
          </w:hyperlink>
        </w:p>
        <w:p w14:paraId="10A30C69" w14:textId="2FF56B00" w:rsidR="00A95922" w:rsidRDefault="005673CC">
          <w:pPr>
            <w:pStyle w:val="2"/>
            <w:tabs>
              <w:tab w:val="right" w:leader="dot" w:pos="9350"/>
            </w:tabs>
            <w:rPr>
              <w:rFonts w:asciiTheme="minorHAnsi" w:eastAsiaTheme="minorEastAsia" w:hAnsiTheme="minorHAnsi" w:cstheme="minorBidi"/>
              <w:noProof/>
              <w:kern w:val="2"/>
              <w:szCs w:val="22"/>
              <w:lang w:eastAsia="zh-TW"/>
            </w:rPr>
          </w:pPr>
          <w:hyperlink w:anchor="_Toc98542508" w:history="1">
            <w:r w:rsidR="00A95922" w:rsidRPr="006177F0">
              <w:rPr>
                <w:rStyle w:val="a3"/>
                <w:noProof/>
              </w:rPr>
              <w:t>Result and analysis</w:t>
            </w:r>
            <w:r w:rsidR="00A95922">
              <w:rPr>
                <w:noProof/>
                <w:webHidden/>
              </w:rPr>
              <w:tab/>
            </w:r>
            <w:r w:rsidR="00A95922">
              <w:rPr>
                <w:noProof/>
                <w:webHidden/>
              </w:rPr>
              <w:fldChar w:fldCharType="begin"/>
            </w:r>
            <w:r w:rsidR="00A95922">
              <w:rPr>
                <w:noProof/>
                <w:webHidden/>
              </w:rPr>
              <w:instrText xml:space="preserve"> PAGEREF _Toc98542508 \h </w:instrText>
            </w:r>
            <w:r w:rsidR="00A95922">
              <w:rPr>
                <w:noProof/>
                <w:webHidden/>
              </w:rPr>
            </w:r>
            <w:r w:rsidR="00A95922">
              <w:rPr>
                <w:noProof/>
                <w:webHidden/>
              </w:rPr>
              <w:fldChar w:fldCharType="separate"/>
            </w:r>
            <w:r w:rsidR="00A95922">
              <w:rPr>
                <w:noProof/>
                <w:webHidden/>
              </w:rPr>
              <w:t>15</w:t>
            </w:r>
            <w:r w:rsidR="00A95922">
              <w:rPr>
                <w:noProof/>
                <w:webHidden/>
              </w:rPr>
              <w:fldChar w:fldCharType="end"/>
            </w:r>
          </w:hyperlink>
        </w:p>
        <w:p w14:paraId="5A1FC1CE" w14:textId="20194CC8" w:rsidR="00A95922" w:rsidRDefault="005673CC">
          <w:pPr>
            <w:pStyle w:val="31"/>
            <w:tabs>
              <w:tab w:val="right" w:leader="dot" w:pos="9350"/>
            </w:tabs>
            <w:rPr>
              <w:rFonts w:asciiTheme="minorHAnsi" w:eastAsiaTheme="minorEastAsia" w:hAnsiTheme="minorHAnsi" w:cstheme="minorBidi"/>
              <w:noProof/>
              <w:kern w:val="2"/>
              <w:szCs w:val="22"/>
              <w:lang w:eastAsia="zh-TW"/>
            </w:rPr>
          </w:pPr>
          <w:hyperlink w:anchor="_Toc98542509" w:history="1">
            <w:r w:rsidR="00A95922" w:rsidRPr="006177F0">
              <w:rPr>
                <w:rStyle w:val="a3"/>
                <w:noProof/>
              </w:rPr>
              <w:t>Effectiveness</w:t>
            </w:r>
            <w:r w:rsidR="00A95922">
              <w:rPr>
                <w:noProof/>
                <w:webHidden/>
              </w:rPr>
              <w:tab/>
            </w:r>
            <w:r w:rsidR="00A95922">
              <w:rPr>
                <w:noProof/>
                <w:webHidden/>
              </w:rPr>
              <w:fldChar w:fldCharType="begin"/>
            </w:r>
            <w:r w:rsidR="00A95922">
              <w:rPr>
                <w:noProof/>
                <w:webHidden/>
              </w:rPr>
              <w:instrText xml:space="preserve"> PAGEREF _Toc98542509 \h </w:instrText>
            </w:r>
            <w:r w:rsidR="00A95922">
              <w:rPr>
                <w:noProof/>
                <w:webHidden/>
              </w:rPr>
            </w:r>
            <w:r w:rsidR="00A95922">
              <w:rPr>
                <w:noProof/>
                <w:webHidden/>
              </w:rPr>
              <w:fldChar w:fldCharType="separate"/>
            </w:r>
            <w:r w:rsidR="00A95922">
              <w:rPr>
                <w:noProof/>
                <w:webHidden/>
              </w:rPr>
              <w:t>15</w:t>
            </w:r>
            <w:r w:rsidR="00A95922">
              <w:rPr>
                <w:noProof/>
                <w:webHidden/>
              </w:rPr>
              <w:fldChar w:fldCharType="end"/>
            </w:r>
          </w:hyperlink>
        </w:p>
        <w:p w14:paraId="0F5AD561" w14:textId="7EA4531B" w:rsidR="00A95922" w:rsidRDefault="005673CC">
          <w:pPr>
            <w:pStyle w:val="31"/>
            <w:tabs>
              <w:tab w:val="right" w:leader="dot" w:pos="9350"/>
            </w:tabs>
            <w:rPr>
              <w:rFonts w:asciiTheme="minorHAnsi" w:eastAsiaTheme="minorEastAsia" w:hAnsiTheme="minorHAnsi" w:cstheme="minorBidi"/>
              <w:noProof/>
              <w:kern w:val="2"/>
              <w:szCs w:val="22"/>
              <w:lang w:eastAsia="zh-TW"/>
            </w:rPr>
          </w:pPr>
          <w:hyperlink w:anchor="_Toc98542510" w:history="1">
            <w:r w:rsidR="00A95922" w:rsidRPr="006177F0">
              <w:rPr>
                <w:rStyle w:val="a3"/>
                <w:noProof/>
              </w:rPr>
              <w:t>Efficient</w:t>
            </w:r>
            <w:r w:rsidR="00A95922">
              <w:rPr>
                <w:noProof/>
                <w:webHidden/>
              </w:rPr>
              <w:tab/>
            </w:r>
            <w:r w:rsidR="00A95922">
              <w:rPr>
                <w:noProof/>
                <w:webHidden/>
              </w:rPr>
              <w:fldChar w:fldCharType="begin"/>
            </w:r>
            <w:r w:rsidR="00A95922">
              <w:rPr>
                <w:noProof/>
                <w:webHidden/>
              </w:rPr>
              <w:instrText xml:space="preserve"> PAGEREF _Toc98542510 \h </w:instrText>
            </w:r>
            <w:r w:rsidR="00A95922">
              <w:rPr>
                <w:noProof/>
                <w:webHidden/>
              </w:rPr>
            </w:r>
            <w:r w:rsidR="00A95922">
              <w:rPr>
                <w:noProof/>
                <w:webHidden/>
              </w:rPr>
              <w:fldChar w:fldCharType="separate"/>
            </w:r>
            <w:r w:rsidR="00A95922">
              <w:rPr>
                <w:noProof/>
                <w:webHidden/>
              </w:rPr>
              <w:t>16</w:t>
            </w:r>
            <w:r w:rsidR="00A95922">
              <w:rPr>
                <w:noProof/>
                <w:webHidden/>
              </w:rPr>
              <w:fldChar w:fldCharType="end"/>
            </w:r>
          </w:hyperlink>
        </w:p>
        <w:p w14:paraId="2AB8A00A" w14:textId="129C0B88" w:rsidR="00A95922" w:rsidRDefault="005673CC">
          <w:pPr>
            <w:pStyle w:val="31"/>
            <w:tabs>
              <w:tab w:val="right" w:leader="dot" w:pos="9350"/>
            </w:tabs>
            <w:rPr>
              <w:rFonts w:asciiTheme="minorHAnsi" w:eastAsiaTheme="minorEastAsia" w:hAnsiTheme="minorHAnsi" w:cstheme="minorBidi"/>
              <w:noProof/>
              <w:kern w:val="2"/>
              <w:szCs w:val="22"/>
              <w:lang w:eastAsia="zh-TW"/>
            </w:rPr>
          </w:pPr>
          <w:hyperlink w:anchor="_Toc98542511" w:history="1">
            <w:r w:rsidR="00A95922" w:rsidRPr="006177F0">
              <w:rPr>
                <w:rStyle w:val="a3"/>
                <w:noProof/>
              </w:rPr>
              <w:t>Satisfaction</w:t>
            </w:r>
            <w:r w:rsidR="00A95922">
              <w:rPr>
                <w:noProof/>
                <w:webHidden/>
              </w:rPr>
              <w:tab/>
            </w:r>
            <w:r w:rsidR="00A95922">
              <w:rPr>
                <w:noProof/>
                <w:webHidden/>
              </w:rPr>
              <w:fldChar w:fldCharType="begin"/>
            </w:r>
            <w:r w:rsidR="00A95922">
              <w:rPr>
                <w:noProof/>
                <w:webHidden/>
              </w:rPr>
              <w:instrText xml:space="preserve"> PAGEREF _Toc98542511 \h </w:instrText>
            </w:r>
            <w:r w:rsidR="00A95922">
              <w:rPr>
                <w:noProof/>
                <w:webHidden/>
              </w:rPr>
            </w:r>
            <w:r w:rsidR="00A95922">
              <w:rPr>
                <w:noProof/>
                <w:webHidden/>
              </w:rPr>
              <w:fldChar w:fldCharType="separate"/>
            </w:r>
            <w:r w:rsidR="00A95922">
              <w:rPr>
                <w:noProof/>
                <w:webHidden/>
              </w:rPr>
              <w:t>16</w:t>
            </w:r>
            <w:r w:rsidR="00A95922">
              <w:rPr>
                <w:noProof/>
                <w:webHidden/>
              </w:rPr>
              <w:fldChar w:fldCharType="end"/>
            </w:r>
          </w:hyperlink>
        </w:p>
        <w:p w14:paraId="07E06326" w14:textId="7BE273F7" w:rsidR="00A95922" w:rsidRDefault="005673CC">
          <w:pPr>
            <w:pStyle w:val="31"/>
            <w:tabs>
              <w:tab w:val="right" w:leader="dot" w:pos="9350"/>
            </w:tabs>
            <w:rPr>
              <w:rFonts w:asciiTheme="minorHAnsi" w:eastAsiaTheme="minorEastAsia" w:hAnsiTheme="minorHAnsi" w:cstheme="minorBidi"/>
              <w:noProof/>
              <w:kern w:val="2"/>
              <w:szCs w:val="22"/>
              <w:lang w:eastAsia="zh-TW"/>
            </w:rPr>
          </w:pPr>
          <w:hyperlink w:anchor="_Toc98542512" w:history="1">
            <w:r w:rsidR="00A95922" w:rsidRPr="006177F0">
              <w:rPr>
                <w:rStyle w:val="a3"/>
                <w:noProof/>
              </w:rPr>
              <w:t>Easy to learn</w:t>
            </w:r>
            <w:r w:rsidR="00A95922">
              <w:rPr>
                <w:noProof/>
                <w:webHidden/>
              </w:rPr>
              <w:tab/>
            </w:r>
            <w:r w:rsidR="00A95922">
              <w:rPr>
                <w:noProof/>
                <w:webHidden/>
              </w:rPr>
              <w:fldChar w:fldCharType="begin"/>
            </w:r>
            <w:r w:rsidR="00A95922">
              <w:rPr>
                <w:noProof/>
                <w:webHidden/>
              </w:rPr>
              <w:instrText xml:space="preserve"> PAGEREF _Toc98542512 \h </w:instrText>
            </w:r>
            <w:r w:rsidR="00A95922">
              <w:rPr>
                <w:noProof/>
                <w:webHidden/>
              </w:rPr>
            </w:r>
            <w:r w:rsidR="00A95922">
              <w:rPr>
                <w:noProof/>
                <w:webHidden/>
              </w:rPr>
              <w:fldChar w:fldCharType="separate"/>
            </w:r>
            <w:r w:rsidR="00A95922">
              <w:rPr>
                <w:noProof/>
                <w:webHidden/>
              </w:rPr>
              <w:t>17</w:t>
            </w:r>
            <w:r w:rsidR="00A95922">
              <w:rPr>
                <w:noProof/>
                <w:webHidden/>
              </w:rPr>
              <w:fldChar w:fldCharType="end"/>
            </w:r>
          </w:hyperlink>
        </w:p>
        <w:p w14:paraId="46484F2B" w14:textId="1824B585" w:rsidR="00A95922" w:rsidRDefault="005673CC">
          <w:pPr>
            <w:pStyle w:val="31"/>
            <w:tabs>
              <w:tab w:val="right" w:leader="dot" w:pos="9350"/>
            </w:tabs>
            <w:rPr>
              <w:rFonts w:asciiTheme="minorHAnsi" w:eastAsiaTheme="minorEastAsia" w:hAnsiTheme="minorHAnsi" w:cstheme="minorBidi"/>
              <w:noProof/>
              <w:kern w:val="2"/>
              <w:szCs w:val="22"/>
              <w:lang w:eastAsia="zh-TW"/>
            </w:rPr>
          </w:pPr>
          <w:hyperlink w:anchor="_Toc98542513" w:history="1">
            <w:r w:rsidR="00A95922" w:rsidRPr="006177F0">
              <w:rPr>
                <w:rStyle w:val="a3"/>
                <w:noProof/>
              </w:rPr>
              <w:t>Safe to use</w:t>
            </w:r>
            <w:r w:rsidR="00A95922">
              <w:rPr>
                <w:noProof/>
                <w:webHidden/>
              </w:rPr>
              <w:tab/>
            </w:r>
            <w:r w:rsidR="00A95922">
              <w:rPr>
                <w:noProof/>
                <w:webHidden/>
              </w:rPr>
              <w:fldChar w:fldCharType="begin"/>
            </w:r>
            <w:r w:rsidR="00A95922">
              <w:rPr>
                <w:noProof/>
                <w:webHidden/>
              </w:rPr>
              <w:instrText xml:space="preserve"> PAGEREF _Toc98542513 \h </w:instrText>
            </w:r>
            <w:r w:rsidR="00A95922">
              <w:rPr>
                <w:noProof/>
                <w:webHidden/>
              </w:rPr>
            </w:r>
            <w:r w:rsidR="00A95922">
              <w:rPr>
                <w:noProof/>
                <w:webHidden/>
              </w:rPr>
              <w:fldChar w:fldCharType="separate"/>
            </w:r>
            <w:r w:rsidR="00A95922">
              <w:rPr>
                <w:noProof/>
                <w:webHidden/>
              </w:rPr>
              <w:t>18</w:t>
            </w:r>
            <w:r w:rsidR="00A95922">
              <w:rPr>
                <w:noProof/>
                <w:webHidden/>
              </w:rPr>
              <w:fldChar w:fldCharType="end"/>
            </w:r>
          </w:hyperlink>
        </w:p>
        <w:p w14:paraId="5F11FE75" w14:textId="3181250E" w:rsidR="00A95922" w:rsidRDefault="005673CC">
          <w:pPr>
            <w:pStyle w:val="31"/>
            <w:tabs>
              <w:tab w:val="right" w:leader="dot" w:pos="9350"/>
            </w:tabs>
            <w:rPr>
              <w:rFonts w:asciiTheme="minorHAnsi" w:eastAsiaTheme="minorEastAsia" w:hAnsiTheme="minorHAnsi" w:cstheme="minorBidi"/>
              <w:noProof/>
              <w:kern w:val="2"/>
              <w:szCs w:val="22"/>
              <w:lang w:eastAsia="zh-TW"/>
            </w:rPr>
          </w:pPr>
          <w:hyperlink w:anchor="_Toc98542514" w:history="1">
            <w:r w:rsidR="00A95922" w:rsidRPr="006177F0">
              <w:rPr>
                <w:rStyle w:val="a3"/>
                <w:noProof/>
              </w:rPr>
              <w:t>Have good utility</w:t>
            </w:r>
            <w:r w:rsidR="00A95922">
              <w:rPr>
                <w:noProof/>
                <w:webHidden/>
              </w:rPr>
              <w:tab/>
            </w:r>
            <w:r w:rsidR="00A95922">
              <w:rPr>
                <w:noProof/>
                <w:webHidden/>
              </w:rPr>
              <w:fldChar w:fldCharType="begin"/>
            </w:r>
            <w:r w:rsidR="00A95922">
              <w:rPr>
                <w:noProof/>
                <w:webHidden/>
              </w:rPr>
              <w:instrText xml:space="preserve"> PAGEREF _Toc98542514 \h </w:instrText>
            </w:r>
            <w:r w:rsidR="00A95922">
              <w:rPr>
                <w:noProof/>
                <w:webHidden/>
              </w:rPr>
            </w:r>
            <w:r w:rsidR="00A95922">
              <w:rPr>
                <w:noProof/>
                <w:webHidden/>
              </w:rPr>
              <w:fldChar w:fldCharType="separate"/>
            </w:r>
            <w:r w:rsidR="00A95922">
              <w:rPr>
                <w:noProof/>
                <w:webHidden/>
              </w:rPr>
              <w:t>19</w:t>
            </w:r>
            <w:r w:rsidR="00A95922">
              <w:rPr>
                <w:noProof/>
                <w:webHidden/>
              </w:rPr>
              <w:fldChar w:fldCharType="end"/>
            </w:r>
          </w:hyperlink>
        </w:p>
        <w:p w14:paraId="505BC68A" w14:textId="784CBF97" w:rsidR="00A95922" w:rsidRDefault="005673CC">
          <w:pPr>
            <w:pStyle w:val="31"/>
            <w:tabs>
              <w:tab w:val="right" w:leader="dot" w:pos="9350"/>
            </w:tabs>
            <w:rPr>
              <w:rFonts w:asciiTheme="minorHAnsi" w:eastAsiaTheme="minorEastAsia" w:hAnsiTheme="minorHAnsi" w:cstheme="minorBidi"/>
              <w:noProof/>
              <w:kern w:val="2"/>
              <w:szCs w:val="22"/>
              <w:lang w:eastAsia="zh-TW"/>
            </w:rPr>
          </w:pPr>
          <w:hyperlink w:anchor="_Toc98542515" w:history="1">
            <w:r w:rsidR="00A95922" w:rsidRPr="006177F0">
              <w:rPr>
                <w:rStyle w:val="a3"/>
                <w:noProof/>
              </w:rPr>
              <w:t>Term map</w:t>
            </w:r>
            <w:r w:rsidR="00A95922">
              <w:rPr>
                <w:noProof/>
                <w:webHidden/>
              </w:rPr>
              <w:tab/>
            </w:r>
            <w:r w:rsidR="00A95922">
              <w:rPr>
                <w:noProof/>
                <w:webHidden/>
              </w:rPr>
              <w:fldChar w:fldCharType="begin"/>
            </w:r>
            <w:r w:rsidR="00A95922">
              <w:rPr>
                <w:noProof/>
                <w:webHidden/>
              </w:rPr>
              <w:instrText xml:space="preserve"> PAGEREF _Toc98542515 \h </w:instrText>
            </w:r>
            <w:r w:rsidR="00A95922">
              <w:rPr>
                <w:noProof/>
                <w:webHidden/>
              </w:rPr>
            </w:r>
            <w:r w:rsidR="00A95922">
              <w:rPr>
                <w:noProof/>
                <w:webHidden/>
              </w:rPr>
              <w:fldChar w:fldCharType="separate"/>
            </w:r>
            <w:r w:rsidR="00A95922">
              <w:rPr>
                <w:noProof/>
                <w:webHidden/>
              </w:rPr>
              <w:t>19</w:t>
            </w:r>
            <w:r w:rsidR="00A95922">
              <w:rPr>
                <w:noProof/>
                <w:webHidden/>
              </w:rPr>
              <w:fldChar w:fldCharType="end"/>
            </w:r>
          </w:hyperlink>
        </w:p>
        <w:p w14:paraId="6BDC7585" w14:textId="2A426E0D" w:rsidR="00A95922" w:rsidRDefault="005673CC">
          <w:pPr>
            <w:pStyle w:val="12"/>
            <w:tabs>
              <w:tab w:val="right" w:leader="dot" w:pos="9350"/>
            </w:tabs>
            <w:rPr>
              <w:rFonts w:asciiTheme="minorHAnsi" w:eastAsiaTheme="minorEastAsia" w:hAnsiTheme="minorHAnsi" w:cstheme="minorBidi"/>
              <w:noProof/>
              <w:kern w:val="2"/>
              <w:szCs w:val="22"/>
              <w:lang w:eastAsia="zh-TW"/>
            </w:rPr>
          </w:pPr>
          <w:hyperlink w:anchor="_Toc98542516" w:history="1">
            <w:r w:rsidR="00A95922" w:rsidRPr="006177F0">
              <w:rPr>
                <w:rStyle w:val="a3"/>
                <w:noProof/>
              </w:rPr>
              <w:t>Summary</w:t>
            </w:r>
            <w:r w:rsidR="00A95922">
              <w:rPr>
                <w:noProof/>
                <w:webHidden/>
              </w:rPr>
              <w:tab/>
            </w:r>
            <w:r w:rsidR="00A95922">
              <w:rPr>
                <w:noProof/>
                <w:webHidden/>
              </w:rPr>
              <w:fldChar w:fldCharType="begin"/>
            </w:r>
            <w:r w:rsidR="00A95922">
              <w:rPr>
                <w:noProof/>
                <w:webHidden/>
              </w:rPr>
              <w:instrText xml:space="preserve"> PAGEREF _Toc98542516 \h </w:instrText>
            </w:r>
            <w:r w:rsidR="00A95922">
              <w:rPr>
                <w:noProof/>
                <w:webHidden/>
              </w:rPr>
            </w:r>
            <w:r w:rsidR="00A95922">
              <w:rPr>
                <w:noProof/>
                <w:webHidden/>
              </w:rPr>
              <w:fldChar w:fldCharType="separate"/>
            </w:r>
            <w:r w:rsidR="00A95922">
              <w:rPr>
                <w:noProof/>
                <w:webHidden/>
              </w:rPr>
              <w:t>20</w:t>
            </w:r>
            <w:r w:rsidR="00A95922">
              <w:rPr>
                <w:noProof/>
                <w:webHidden/>
              </w:rPr>
              <w:fldChar w:fldCharType="end"/>
            </w:r>
          </w:hyperlink>
        </w:p>
        <w:p w14:paraId="75EB786C" w14:textId="2CF65150" w:rsidR="0012582E" w:rsidRDefault="002834F4">
          <w:r>
            <w:rPr>
              <w:b/>
              <w:lang w:val="zh-TW"/>
            </w:rPr>
            <w:fldChar w:fldCharType="end"/>
          </w:r>
        </w:p>
      </w:sdtContent>
    </w:sdt>
    <w:p w14:paraId="1B7C418D" w14:textId="77777777" w:rsidR="005E7CA2" w:rsidRDefault="005E7CA2" w:rsidP="00493555">
      <w:bookmarkStart w:id="0" w:name="_Toc859170427"/>
    </w:p>
    <w:p w14:paraId="53A8DF7B" w14:textId="77777777" w:rsidR="002834F4" w:rsidRDefault="002834F4" w:rsidP="00493555"/>
    <w:p w14:paraId="5ADA9DA6" w14:textId="77777777" w:rsidR="002834F4" w:rsidRDefault="002834F4" w:rsidP="00493555"/>
    <w:p w14:paraId="51F8847C" w14:textId="1A8E2684" w:rsidR="002834F4" w:rsidRPr="00610E1C" w:rsidRDefault="000D2AA5">
      <w:pPr>
        <w:spacing w:after="160" w:line="259" w:lineRule="auto"/>
      </w:pPr>
      <w:r>
        <w:br w:type="page"/>
      </w:r>
    </w:p>
    <w:p w14:paraId="5A686826" w14:textId="77777777" w:rsidR="002834F4" w:rsidRPr="00610E1C" w:rsidRDefault="002834F4" w:rsidP="00493555"/>
    <w:p w14:paraId="1402B8E6" w14:textId="64FEBBEC" w:rsidR="06B479DE" w:rsidRDefault="7F2A5053" w:rsidP="343793FA">
      <w:pPr>
        <w:pStyle w:val="11"/>
        <w:rPr>
          <w:sz w:val="32"/>
          <w:szCs w:val="32"/>
        </w:rPr>
      </w:pPr>
      <w:bookmarkStart w:id="1" w:name="_Toc98542287"/>
      <w:bookmarkStart w:id="2" w:name="_Toc98542488"/>
      <w:r w:rsidRPr="343793FA">
        <w:t>The product</w:t>
      </w:r>
      <w:bookmarkEnd w:id="0"/>
      <w:bookmarkEnd w:id="1"/>
      <w:bookmarkEnd w:id="2"/>
    </w:p>
    <w:p w14:paraId="386BF56F" w14:textId="74422D8A" w:rsidR="06B479DE" w:rsidRDefault="343793FA" w:rsidP="343793FA">
      <w:r w:rsidRPr="343793FA">
        <w:t>Parttime.hk is one of the free online jobs hunting recruitment services in Hong Kong which help job seekers find suitable jobs and help employers find practical talents. It provides employers with convenient and fast free recruitment services.</w:t>
      </w:r>
    </w:p>
    <w:p w14:paraId="79035A09" w14:textId="51099411" w:rsidR="06B479DE" w:rsidRDefault="7F2A5053" w:rsidP="06B479DE">
      <w:pPr>
        <w:rPr>
          <w:rFonts w:eastAsia="Times New Roman"/>
        </w:rPr>
      </w:pPr>
      <w:r w:rsidRPr="343793FA">
        <w:rPr>
          <w:rFonts w:eastAsia="Times New Roman"/>
        </w:rPr>
        <w:t xml:space="preserve">Link: </w:t>
      </w:r>
      <w:hyperlink r:id="rId8">
        <w:r w:rsidRPr="343793FA">
          <w:rPr>
            <w:rStyle w:val="a3"/>
            <w:rFonts w:eastAsia="Times New Roman"/>
          </w:rPr>
          <w:t>http://www.parttime.hk/</w:t>
        </w:r>
      </w:hyperlink>
    </w:p>
    <w:p w14:paraId="797F09F6" w14:textId="7EA63767" w:rsidR="343793FA" w:rsidRDefault="343793FA" w:rsidP="343793FA">
      <w:pPr>
        <w:rPr>
          <w:rFonts w:eastAsia="Times New Roman"/>
        </w:rPr>
      </w:pPr>
      <w:r>
        <w:rPr>
          <w:noProof/>
        </w:rPr>
        <w:drawing>
          <wp:inline distT="0" distB="0" distL="0" distR="0" wp14:anchorId="2C07EDC5" wp14:editId="7DF85970">
            <wp:extent cx="6248400" cy="3319462"/>
            <wp:effectExtent l="0" t="0" r="0" b="0"/>
            <wp:docPr id="1734865159" name="Picture 1734865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8400" cy="3319462"/>
                    </a:xfrm>
                    <a:prstGeom prst="rect">
                      <a:avLst/>
                    </a:prstGeom>
                  </pic:spPr>
                </pic:pic>
              </a:graphicData>
            </a:graphic>
          </wp:inline>
        </w:drawing>
      </w:r>
    </w:p>
    <w:p w14:paraId="7347A413" w14:textId="54B20D16" w:rsidR="343793FA" w:rsidRDefault="343793FA" w:rsidP="343793FA"/>
    <w:p w14:paraId="7D7F2EE4" w14:textId="554DDEE8" w:rsidR="343793FA" w:rsidRDefault="343793FA" w:rsidP="343793FA"/>
    <w:p w14:paraId="08501D56" w14:textId="3412158C" w:rsidR="343793FA" w:rsidRDefault="343793FA" w:rsidP="343793FA"/>
    <w:p w14:paraId="5A3142C9" w14:textId="6351B86C" w:rsidR="343793FA" w:rsidRDefault="343793FA" w:rsidP="343793FA"/>
    <w:p w14:paraId="1C6CE82A" w14:textId="44FCFF9E" w:rsidR="343793FA" w:rsidRDefault="343793FA" w:rsidP="343793FA"/>
    <w:p w14:paraId="303EBE7E" w14:textId="51068A7B" w:rsidR="343793FA" w:rsidRDefault="003C7402">
      <w:pPr>
        <w:spacing w:after="160" w:line="259" w:lineRule="auto"/>
      </w:pPr>
      <w:r>
        <w:br w:type="page"/>
      </w:r>
    </w:p>
    <w:p w14:paraId="3A53B895" w14:textId="259795C9" w:rsidR="7F2A5053" w:rsidRDefault="7F2A5053" w:rsidP="343793FA">
      <w:pPr>
        <w:pStyle w:val="11"/>
        <w:rPr>
          <w:sz w:val="32"/>
          <w:szCs w:val="32"/>
        </w:rPr>
      </w:pPr>
      <w:bookmarkStart w:id="3" w:name="_Toc1734535518"/>
      <w:bookmarkStart w:id="4" w:name="_Toc98542288"/>
      <w:bookmarkStart w:id="5" w:name="_Toc98542489"/>
      <w:r w:rsidRPr="343793FA">
        <w:lastRenderedPageBreak/>
        <w:t>The goal of the evaluation / research questions</w:t>
      </w:r>
      <w:bookmarkEnd w:id="3"/>
      <w:bookmarkEnd w:id="4"/>
      <w:bookmarkEnd w:id="5"/>
    </w:p>
    <w:p w14:paraId="62EAE431" w14:textId="0507D983" w:rsidR="343793FA" w:rsidRDefault="343793FA" w:rsidP="343793FA">
      <w:pPr>
        <w:pStyle w:val="11"/>
      </w:pPr>
      <w:bookmarkStart w:id="6" w:name="_Toc98542289"/>
      <w:bookmarkStart w:id="7" w:name="_Toc98542490"/>
      <w:r w:rsidRPr="343793FA">
        <w:t>The goal of the evaluation is to:</w:t>
      </w:r>
      <w:bookmarkEnd w:id="6"/>
      <w:bookmarkEnd w:id="7"/>
    </w:p>
    <w:p w14:paraId="553427CE" w14:textId="575909BE" w:rsidR="343793FA" w:rsidRPr="003C7402" w:rsidRDefault="343793FA" w:rsidP="003C7402">
      <w:pPr>
        <w:pStyle w:val="ab"/>
        <w:numPr>
          <w:ilvl w:val="0"/>
          <w:numId w:val="4"/>
        </w:numPr>
      </w:pPr>
      <w:r w:rsidRPr="343793FA">
        <w:t>Improve the usability of job finding system</w:t>
      </w:r>
    </w:p>
    <w:p w14:paraId="3859820A" w14:textId="0D8A82CC" w:rsidR="343793FA" w:rsidRPr="003C7402" w:rsidRDefault="343793FA" w:rsidP="003C7402">
      <w:pPr>
        <w:pStyle w:val="ab"/>
        <w:numPr>
          <w:ilvl w:val="0"/>
          <w:numId w:val="4"/>
        </w:numPr>
      </w:pPr>
      <w:r w:rsidRPr="003C7402">
        <w:t>C</w:t>
      </w:r>
      <w:r w:rsidRPr="343793FA">
        <w:t>heck the job finding system by using filter, search engine function of the website</w:t>
      </w:r>
    </w:p>
    <w:p w14:paraId="23EB7DFB" w14:textId="3A3C40F1" w:rsidR="343793FA" w:rsidRPr="003C7402" w:rsidRDefault="343793FA" w:rsidP="003C7402">
      <w:pPr>
        <w:pStyle w:val="ab"/>
        <w:numPr>
          <w:ilvl w:val="0"/>
          <w:numId w:val="4"/>
        </w:numPr>
      </w:pPr>
      <w:r w:rsidRPr="343793FA">
        <w:t xml:space="preserve">Find improvements </w:t>
      </w:r>
    </w:p>
    <w:p w14:paraId="719D2F7E" w14:textId="209C096E" w:rsidR="343793FA" w:rsidRPr="003C7402" w:rsidRDefault="343793FA" w:rsidP="003C7402">
      <w:pPr>
        <w:pStyle w:val="ab"/>
        <w:numPr>
          <w:ilvl w:val="0"/>
          <w:numId w:val="4"/>
        </w:numPr>
      </w:pPr>
      <w:r w:rsidRPr="343793FA">
        <w:t>Evaluate the effectiveness of the website</w:t>
      </w:r>
    </w:p>
    <w:p w14:paraId="381AA173" w14:textId="63B4458B" w:rsidR="343793FA" w:rsidRPr="003C7402" w:rsidRDefault="343793FA" w:rsidP="003C7402">
      <w:pPr>
        <w:pStyle w:val="ab"/>
        <w:numPr>
          <w:ilvl w:val="0"/>
          <w:numId w:val="4"/>
        </w:numPr>
      </w:pPr>
      <w:r w:rsidRPr="343793FA">
        <w:t xml:space="preserve">Identify the weaknesses and the strengths </w:t>
      </w:r>
    </w:p>
    <w:p w14:paraId="7BF736E1" w14:textId="1BBDA671" w:rsidR="343793FA" w:rsidRPr="003C7402" w:rsidRDefault="343793FA" w:rsidP="003C7402">
      <w:pPr>
        <w:pStyle w:val="ab"/>
        <w:numPr>
          <w:ilvl w:val="0"/>
          <w:numId w:val="4"/>
        </w:numPr>
      </w:pPr>
      <w:r w:rsidRPr="343793FA">
        <w:t xml:space="preserve">Examine what features on this website influence user most </w:t>
      </w:r>
    </w:p>
    <w:p w14:paraId="24078F05" w14:textId="1BBDA671" w:rsidR="003C7402" w:rsidRDefault="003C7402" w:rsidP="343793FA">
      <w:pPr>
        <w:pStyle w:val="11"/>
      </w:pPr>
    </w:p>
    <w:p w14:paraId="1906FEA5" w14:textId="2AE165B5" w:rsidR="3D1DCD98" w:rsidRDefault="7F2A5053" w:rsidP="343793FA">
      <w:pPr>
        <w:pStyle w:val="11"/>
        <w:rPr>
          <w:sz w:val="32"/>
          <w:szCs w:val="32"/>
        </w:rPr>
      </w:pPr>
      <w:bookmarkStart w:id="8" w:name="_Toc98542290"/>
      <w:bookmarkStart w:id="9" w:name="_Toc98542491"/>
      <w:r w:rsidRPr="343793FA">
        <w:t>Evaluation selection</w:t>
      </w:r>
      <w:bookmarkEnd w:id="8"/>
      <w:bookmarkEnd w:id="9"/>
    </w:p>
    <w:p w14:paraId="463C4A00" w14:textId="45A879F6" w:rsidR="3D1DCD98" w:rsidRDefault="3D1DCD98" w:rsidP="06B479DE"/>
    <w:p w14:paraId="267C024E" w14:textId="096264FB" w:rsidR="64D1D2B7" w:rsidRDefault="64D1D2B7" w:rsidP="0098679D">
      <w:pPr>
        <w:pStyle w:val="ab"/>
        <w:numPr>
          <w:ilvl w:val="0"/>
          <w:numId w:val="4"/>
        </w:numPr>
        <w:rPr>
          <w:color w:val="000000" w:themeColor="text1"/>
          <w:sz w:val="28"/>
          <w:szCs w:val="28"/>
        </w:rPr>
      </w:pPr>
      <w:r w:rsidRPr="343793FA">
        <w:t>Heuristic evaluation</w:t>
      </w:r>
      <w:r w:rsidR="343793FA" w:rsidRPr="0098679D">
        <w:t xml:space="preserve"> </w:t>
      </w:r>
    </w:p>
    <w:p w14:paraId="662C3C8E" w14:textId="3E77F33D" w:rsidR="343793FA" w:rsidRDefault="00570A3D" w:rsidP="343793FA">
      <w:pPr>
        <w:pStyle w:val="ab"/>
        <w:numPr>
          <w:ilvl w:val="0"/>
          <w:numId w:val="4"/>
        </w:numPr>
      </w:pPr>
      <w:r>
        <w:t>U</w:t>
      </w:r>
      <w:r>
        <w:rPr>
          <w:lang w:eastAsia="zh-TW"/>
        </w:rPr>
        <w:t>sability test</w:t>
      </w:r>
    </w:p>
    <w:p w14:paraId="5D80B424" w14:textId="77E942B6" w:rsidR="06B479DE" w:rsidRDefault="06B479DE" w:rsidP="06B479DE"/>
    <w:p w14:paraId="0EAE8BC0" w14:textId="0B8184ED" w:rsidR="06B479DE" w:rsidRPr="0042751C" w:rsidRDefault="7F2A5053" w:rsidP="00FD6A44">
      <w:pPr>
        <w:pStyle w:val="11"/>
      </w:pPr>
      <w:bookmarkStart w:id="10" w:name="_Toc228908547"/>
      <w:bookmarkStart w:id="11" w:name="_Toc98542291"/>
      <w:bookmarkStart w:id="12" w:name="_Toc98542492"/>
      <w:r w:rsidRPr="0042751C">
        <w:t>Evaluation 1</w:t>
      </w:r>
      <w:bookmarkEnd w:id="10"/>
      <w:bookmarkEnd w:id="11"/>
      <w:bookmarkEnd w:id="12"/>
    </w:p>
    <w:p w14:paraId="6A7F840A" w14:textId="356C79D4" w:rsidR="06B479DE" w:rsidRPr="0042751C" w:rsidRDefault="7F2A5053" w:rsidP="343793FA">
      <w:bookmarkStart w:id="13" w:name="_Toc1876263627"/>
      <w:r w:rsidRPr="0042751C">
        <w:t>Ethical consideration</w:t>
      </w:r>
      <w:bookmarkEnd w:id="13"/>
    </w:p>
    <w:p w14:paraId="57E6D25F" w14:textId="356C79D4" w:rsidR="06B479DE" w:rsidRDefault="06B479DE" w:rsidP="343793FA"/>
    <w:p w14:paraId="199C5913" w14:textId="1F106178" w:rsidR="06B479DE" w:rsidRDefault="343793FA" w:rsidP="343793FA">
      <w:pPr>
        <w:pStyle w:val="20"/>
      </w:pPr>
      <w:bookmarkStart w:id="14" w:name="_Toc98542292"/>
      <w:bookmarkStart w:id="15" w:name="_Toc98542493"/>
      <w:r w:rsidRPr="343793FA">
        <w:t>Privacy of personal information:</w:t>
      </w:r>
      <w:bookmarkEnd w:id="14"/>
      <w:bookmarkEnd w:id="15"/>
    </w:p>
    <w:p w14:paraId="5EAB47EB" w14:textId="263A5E49" w:rsidR="06B479DE" w:rsidRDefault="343793FA" w:rsidP="00D567F6">
      <w:r w:rsidRPr="343793FA">
        <w:t>Personal information is not required during the assessment to make sure the data would not breach.</w:t>
      </w:r>
    </w:p>
    <w:p w14:paraId="441D161B" w14:textId="6896AC16" w:rsidR="06B479DE" w:rsidRDefault="06B479DE" w:rsidP="343793FA">
      <w:pPr>
        <w:pStyle w:val="20"/>
      </w:pPr>
    </w:p>
    <w:p w14:paraId="6F04DC93" w14:textId="5B20733B" w:rsidR="06B479DE" w:rsidRDefault="7F2A5053" w:rsidP="343793FA">
      <w:pPr>
        <w:pStyle w:val="20"/>
      </w:pPr>
      <w:bookmarkStart w:id="16" w:name="_Toc892347797"/>
      <w:bookmarkStart w:id="17" w:name="_Toc98542293"/>
      <w:bookmarkStart w:id="18" w:name="_Toc98542494"/>
      <w:r w:rsidRPr="343793FA">
        <w:t>Practical consideration</w:t>
      </w:r>
      <w:bookmarkEnd w:id="16"/>
      <w:bookmarkEnd w:id="17"/>
      <w:bookmarkEnd w:id="18"/>
    </w:p>
    <w:p w14:paraId="63ED11F1" w14:textId="4E9ED445" w:rsidR="343793FA" w:rsidRDefault="343793FA" w:rsidP="343793FA">
      <w:pPr>
        <w:pStyle w:val="20"/>
      </w:pPr>
    </w:p>
    <w:p w14:paraId="03636603" w14:textId="758B95BD" w:rsidR="343793FA" w:rsidRDefault="343793FA" w:rsidP="343793FA">
      <w:pPr>
        <w:pStyle w:val="20"/>
      </w:pPr>
      <w:bookmarkStart w:id="19" w:name="_Toc98542294"/>
      <w:bookmarkStart w:id="20" w:name="_Toc98542495"/>
      <w:r w:rsidRPr="343793FA">
        <w:t>Equipment:</w:t>
      </w:r>
      <w:bookmarkEnd w:id="19"/>
      <w:bookmarkEnd w:id="20"/>
    </w:p>
    <w:p w14:paraId="4C5ACA94" w14:textId="749F8CA8" w:rsidR="343793FA" w:rsidRDefault="343793FA" w:rsidP="00D567F6">
      <w:r w:rsidRPr="343793FA">
        <w:t>Projects should be evaluated on the local machines without the assistance of any other equipment therefore equipment is not required.</w:t>
      </w:r>
    </w:p>
    <w:p w14:paraId="1D7CB1CB" w14:textId="5EA94D24" w:rsidR="06B479DE" w:rsidRDefault="06B479DE" w:rsidP="343793FA">
      <w:pPr>
        <w:pStyle w:val="20"/>
      </w:pPr>
    </w:p>
    <w:p w14:paraId="6DA6C1FF" w14:textId="537B8827" w:rsidR="06B479DE" w:rsidRDefault="7F2A5053" w:rsidP="343793FA">
      <w:pPr>
        <w:pStyle w:val="20"/>
        <w:rPr>
          <w:sz w:val="26"/>
          <w:szCs w:val="26"/>
        </w:rPr>
      </w:pPr>
      <w:bookmarkStart w:id="21" w:name="_Toc1277454815"/>
      <w:bookmarkStart w:id="22" w:name="_Toc98542295"/>
      <w:bookmarkStart w:id="23" w:name="_Toc98542496"/>
      <w:r w:rsidRPr="343793FA">
        <w:t>Evaluation plan</w:t>
      </w:r>
      <w:bookmarkEnd w:id="21"/>
      <w:bookmarkEnd w:id="22"/>
      <w:bookmarkEnd w:id="23"/>
    </w:p>
    <w:p w14:paraId="2EA7BD0C" w14:textId="537B8827" w:rsidR="343793FA" w:rsidRDefault="343793FA" w:rsidP="343793FA">
      <w:pPr>
        <w:pStyle w:val="20"/>
      </w:pPr>
    </w:p>
    <w:p w14:paraId="73E710AE" w14:textId="1B17CA72" w:rsidR="64D1D2B7" w:rsidRPr="0059349E" w:rsidRDefault="64D1D2B7" w:rsidP="343793FA">
      <w:pPr>
        <w:pStyle w:val="3"/>
      </w:pPr>
      <w:bookmarkStart w:id="24" w:name="_Toc1690021050"/>
      <w:bookmarkStart w:id="25" w:name="_Toc98542296"/>
      <w:bookmarkStart w:id="26" w:name="_Toc98542497"/>
      <w:r w:rsidRPr="0059349E">
        <w:t>Heuristic evaluation:</w:t>
      </w:r>
      <w:bookmarkEnd w:id="24"/>
      <w:bookmarkEnd w:id="25"/>
      <w:bookmarkEnd w:id="26"/>
    </w:p>
    <w:p w14:paraId="3F483EBF" w14:textId="38882615" w:rsidR="343793FA" w:rsidRPr="00A72963" w:rsidRDefault="343793FA" w:rsidP="343793FA">
      <w:r w:rsidRPr="00A72963">
        <w:t xml:space="preserve">Heuristic evaluation is a process where experts use rules of thumb to measure the usability of user interfaces in independent walkthroughs and report issues. Evaluators use established </w:t>
      </w:r>
      <w:r w:rsidRPr="00A72963">
        <w:lastRenderedPageBreak/>
        <w:t xml:space="preserve">heuristics (e.g., Nielsen-Molich's) and reveal insights that can help design teams enhance product usability from early in development. </w:t>
      </w:r>
    </w:p>
    <w:p w14:paraId="476F45F1" w14:textId="54A8F9C8" w:rsidR="343793FA" w:rsidRPr="0042751C" w:rsidRDefault="343793FA" w:rsidP="343793FA"/>
    <w:p w14:paraId="25812E5D" w14:textId="514762FA" w:rsidR="343793FA" w:rsidRPr="00A72963" w:rsidRDefault="343793FA" w:rsidP="343793FA">
      <w:r w:rsidRPr="00A72963">
        <w:t>Revised version (2014) of Nielsen’s original heuristics</w:t>
      </w:r>
    </w:p>
    <w:p w14:paraId="3AEA3752" w14:textId="43E7EB7A" w:rsidR="343793FA" w:rsidRDefault="343793FA" w:rsidP="0059349E">
      <w:pPr>
        <w:pStyle w:val="3"/>
        <w:rPr>
          <w:b/>
          <w:bCs/>
          <w:sz w:val="36"/>
          <w:szCs w:val="36"/>
        </w:rPr>
      </w:pPr>
      <w:bookmarkStart w:id="27" w:name="_Toc98542297"/>
      <w:bookmarkStart w:id="28" w:name="_Toc98542498"/>
      <w:r w:rsidRPr="343793FA">
        <w:t>Rule of thumb:</w:t>
      </w:r>
      <w:bookmarkEnd w:id="27"/>
      <w:bookmarkEnd w:id="28"/>
    </w:p>
    <w:p w14:paraId="5354271C" w14:textId="3787EA54" w:rsidR="343793FA" w:rsidRDefault="343793FA" w:rsidP="343793FA">
      <w:r w:rsidRPr="343793FA">
        <w:t>-</w:t>
      </w:r>
      <w:r w:rsidR="388200EC" w:rsidRPr="343793FA">
        <w:t xml:space="preserve"> Visibility of system status</w:t>
      </w:r>
    </w:p>
    <w:p w14:paraId="74EF0EB9" w14:textId="616AF193" w:rsidR="343793FA" w:rsidRDefault="343793FA" w:rsidP="343793FA">
      <w:r w:rsidRPr="343793FA">
        <w:t>-</w:t>
      </w:r>
      <w:r w:rsidR="388200EC" w:rsidRPr="343793FA">
        <w:t xml:space="preserve"> Match between system and real-world</w:t>
      </w:r>
    </w:p>
    <w:p w14:paraId="4014AA22" w14:textId="4E6CAF90" w:rsidR="343793FA" w:rsidRDefault="343793FA" w:rsidP="343793FA">
      <w:r w:rsidRPr="343793FA">
        <w:t>-</w:t>
      </w:r>
      <w:r w:rsidR="388200EC" w:rsidRPr="343793FA">
        <w:t xml:space="preserve"> User control and freedom</w:t>
      </w:r>
    </w:p>
    <w:p w14:paraId="15EB36B5" w14:textId="0BE5210C" w:rsidR="343793FA" w:rsidRDefault="343793FA" w:rsidP="343793FA">
      <w:r w:rsidRPr="343793FA">
        <w:t>-</w:t>
      </w:r>
      <w:r w:rsidR="388200EC" w:rsidRPr="343793FA">
        <w:t xml:space="preserve"> Consistency and standards</w:t>
      </w:r>
    </w:p>
    <w:p w14:paraId="0DFD963B" w14:textId="4F078525" w:rsidR="343793FA" w:rsidRDefault="343793FA" w:rsidP="343793FA">
      <w:r w:rsidRPr="343793FA">
        <w:t>-</w:t>
      </w:r>
      <w:r w:rsidR="388200EC" w:rsidRPr="343793FA">
        <w:t xml:space="preserve"> Error prevention</w:t>
      </w:r>
    </w:p>
    <w:p w14:paraId="4DA198B5" w14:textId="3B45F020" w:rsidR="343793FA" w:rsidRDefault="343793FA" w:rsidP="343793FA">
      <w:r w:rsidRPr="343793FA">
        <w:t>-</w:t>
      </w:r>
      <w:r w:rsidR="388200EC" w:rsidRPr="343793FA">
        <w:t xml:space="preserve"> Recognition rather than recall</w:t>
      </w:r>
    </w:p>
    <w:p w14:paraId="323E06F3" w14:textId="3EBA2B5F" w:rsidR="343793FA" w:rsidRDefault="343793FA" w:rsidP="343793FA">
      <w:r w:rsidRPr="343793FA">
        <w:t xml:space="preserve">- Flexibility and efficiency of use </w:t>
      </w:r>
    </w:p>
    <w:p w14:paraId="4C409203" w14:textId="0C5BA56F" w:rsidR="343793FA" w:rsidRDefault="343793FA" w:rsidP="343793FA">
      <w:r w:rsidRPr="343793FA">
        <w:t>-</w:t>
      </w:r>
      <w:r w:rsidR="388200EC" w:rsidRPr="343793FA">
        <w:t xml:space="preserve"> Aesthetic and minimal design</w:t>
      </w:r>
    </w:p>
    <w:p w14:paraId="7543906C" w14:textId="438A624F" w:rsidR="343793FA" w:rsidRDefault="343793FA" w:rsidP="343793FA">
      <w:r w:rsidRPr="343793FA">
        <w:t>- Help users recognize, diagnose, recover from errors</w:t>
      </w:r>
    </w:p>
    <w:p w14:paraId="5C4F7249" w14:textId="75CCA092" w:rsidR="343793FA" w:rsidRDefault="343793FA" w:rsidP="343793FA">
      <w:r w:rsidRPr="343793FA">
        <w:t>- Help and documentation</w:t>
      </w:r>
    </w:p>
    <w:p w14:paraId="7E765FBE" w14:textId="698E4D70" w:rsidR="343793FA" w:rsidRDefault="343793FA" w:rsidP="343793FA"/>
    <w:p w14:paraId="437DEC95" w14:textId="54BD7A2A" w:rsidR="343793FA" w:rsidRDefault="343793FA" w:rsidP="343793FA">
      <w:pPr>
        <w:pStyle w:val="3"/>
      </w:pPr>
      <w:bookmarkStart w:id="29" w:name="_Toc98542298"/>
      <w:bookmarkStart w:id="30" w:name="_Toc98542499"/>
      <w:r w:rsidRPr="343793FA">
        <w:rPr>
          <w:rFonts w:eastAsia="Verdana"/>
        </w:rPr>
        <w:t>Evaluators and Evaluation Environments:</w:t>
      </w:r>
      <w:bookmarkEnd w:id="29"/>
      <w:bookmarkEnd w:id="30"/>
    </w:p>
    <w:p w14:paraId="222114F6" w14:textId="35EEB702" w:rsidR="343793FA" w:rsidRDefault="343793FA" w:rsidP="343793FA">
      <w:r w:rsidRPr="343793FA">
        <w:t>The system evaluation environments used by each evaluator are shown in Table.</w:t>
      </w:r>
    </w:p>
    <w:p w14:paraId="18216482" w14:textId="1B7383E4" w:rsidR="343793FA" w:rsidRDefault="343793FA" w:rsidP="343793FA"/>
    <w:p w14:paraId="3D0FF115" w14:textId="4033043B" w:rsidR="343793FA" w:rsidRDefault="343793FA" w:rsidP="343793FA"/>
    <w:tbl>
      <w:tblPr>
        <w:tblStyle w:val="a4"/>
        <w:tblW w:w="0" w:type="auto"/>
        <w:tblBorders>
          <w:top w:val="single" w:sz="0" w:space="0" w:color="777777"/>
          <w:left w:val="single" w:sz="0" w:space="0" w:color="777777"/>
          <w:bottom w:val="single" w:sz="0" w:space="0" w:color="777777"/>
          <w:right w:val="single" w:sz="0" w:space="0" w:color="777777"/>
        </w:tblBorders>
        <w:tblLayout w:type="fixed"/>
        <w:tblLook w:val="06A0" w:firstRow="1" w:lastRow="0" w:firstColumn="1" w:lastColumn="0" w:noHBand="1" w:noVBand="1"/>
      </w:tblPr>
      <w:tblGrid>
        <w:gridCol w:w="1872"/>
        <w:gridCol w:w="1872"/>
        <w:gridCol w:w="1872"/>
        <w:gridCol w:w="1872"/>
        <w:gridCol w:w="1872"/>
      </w:tblGrid>
      <w:tr w:rsidR="343793FA" w14:paraId="1D41AC4E" w14:textId="77777777" w:rsidTr="343793FA">
        <w:tc>
          <w:tcPr>
            <w:tcW w:w="1872" w:type="dxa"/>
            <w:tcBorders>
              <w:top w:val="single" w:sz="0" w:space="0" w:color="777777"/>
              <w:left w:val="single" w:sz="0" w:space="0" w:color="777777"/>
              <w:bottom w:val="single" w:sz="0" w:space="0" w:color="777777"/>
              <w:right w:val="single" w:sz="0" w:space="0" w:color="777777"/>
            </w:tcBorders>
            <w:shd w:val="clear" w:color="auto" w:fill="DDDDDD"/>
          </w:tcPr>
          <w:p w14:paraId="7633CD1A" w14:textId="511EECF0" w:rsidR="343793FA" w:rsidRDefault="343793FA" w:rsidP="343793FA">
            <w:r w:rsidRPr="343793FA">
              <w:t>Evaluator</w:t>
            </w:r>
          </w:p>
        </w:tc>
        <w:tc>
          <w:tcPr>
            <w:tcW w:w="1872" w:type="dxa"/>
            <w:tcBorders>
              <w:top w:val="single" w:sz="0" w:space="0" w:color="777777"/>
              <w:left w:val="single" w:sz="0" w:space="0" w:color="777777"/>
              <w:bottom w:val="single" w:sz="0" w:space="0" w:color="777777"/>
              <w:right w:val="single" w:sz="0" w:space="0" w:color="777777"/>
            </w:tcBorders>
            <w:shd w:val="clear" w:color="auto" w:fill="DDDDDD"/>
          </w:tcPr>
          <w:p w14:paraId="5825CAA6" w14:textId="1C4694B9" w:rsidR="343793FA" w:rsidRDefault="343793FA" w:rsidP="00493555">
            <w:r w:rsidRPr="343793FA">
              <w:t>A</w:t>
            </w:r>
          </w:p>
        </w:tc>
        <w:tc>
          <w:tcPr>
            <w:tcW w:w="1872" w:type="dxa"/>
            <w:tcBorders>
              <w:top w:val="single" w:sz="0" w:space="0" w:color="777777"/>
              <w:left w:val="single" w:sz="0" w:space="0" w:color="777777"/>
              <w:bottom w:val="single" w:sz="0" w:space="0" w:color="777777"/>
              <w:right w:val="single" w:sz="0" w:space="0" w:color="777777"/>
            </w:tcBorders>
            <w:shd w:val="clear" w:color="auto" w:fill="DDDDDD"/>
          </w:tcPr>
          <w:p w14:paraId="5DAEDDC8" w14:textId="626402E8" w:rsidR="343793FA" w:rsidRDefault="343793FA" w:rsidP="343793FA">
            <w:r w:rsidRPr="343793FA">
              <w:t>B</w:t>
            </w:r>
          </w:p>
        </w:tc>
        <w:tc>
          <w:tcPr>
            <w:tcW w:w="1872" w:type="dxa"/>
            <w:tcBorders>
              <w:top w:val="single" w:sz="0" w:space="0" w:color="777777"/>
              <w:left w:val="single" w:sz="0" w:space="0" w:color="777777"/>
              <w:bottom w:val="single" w:sz="0" w:space="0" w:color="777777"/>
              <w:right w:val="single" w:sz="0" w:space="0" w:color="777777"/>
            </w:tcBorders>
            <w:shd w:val="clear" w:color="auto" w:fill="DDDDDD"/>
          </w:tcPr>
          <w:p w14:paraId="0A0C8C22" w14:textId="5252A3C6" w:rsidR="343793FA" w:rsidRDefault="343793FA" w:rsidP="00493555">
            <w:r w:rsidRPr="343793FA">
              <w:t>C</w:t>
            </w:r>
          </w:p>
        </w:tc>
        <w:tc>
          <w:tcPr>
            <w:tcW w:w="1872" w:type="dxa"/>
            <w:tcBorders>
              <w:top w:val="single" w:sz="0" w:space="0" w:color="777777"/>
              <w:left w:val="single" w:sz="0" w:space="0" w:color="777777"/>
              <w:bottom w:val="single" w:sz="0" w:space="0" w:color="777777"/>
              <w:right w:val="single" w:sz="0" w:space="0" w:color="777777"/>
            </w:tcBorders>
            <w:shd w:val="clear" w:color="auto" w:fill="DDDDDD"/>
          </w:tcPr>
          <w:p w14:paraId="35C32BD9" w14:textId="5D57A67B" w:rsidR="343793FA" w:rsidRDefault="343793FA" w:rsidP="00493555">
            <w:r w:rsidRPr="343793FA">
              <w:t>D</w:t>
            </w:r>
          </w:p>
        </w:tc>
      </w:tr>
      <w:tr w:rsidR="343793FA" w14:paraId="131BCE0B" w14:textId="77777777" w:rsidTr="343793FA">
        <w:tc>
          <w:tcPr>
            <w:tcW w:w="1872" w:type="dxa"/>
            <w:tcBorders>
              <w:top w:val="single" w:sz="0" w:space="0" w:color="777777"/>
              <w:left w:val="single" w:sz="0" w:space="0" w:color="777777"/>
              <w:bottom w:val="single" w:sz="0" w:space="0" w:color="777777"/>
              <w:right w:val="single" w:sz="0" w:space="0" w:color="777777"/>
            </w:tcBorders>
            <w:shd w:val="clear" w:color="auto" w:fill="DDDDDD"/>
          </w:tcPr>
          <w:p w14:paraId="308FB11B" w14:textId="00E8AAF8" w:rsidR="343793FA" w:rsidRDefault="343793FA" w:rsidP="343793FA">
            <w:r w:rsidRPr="343793FA">
              <w:t>Age</w:t>
            </w:r>
          </w:p>
        </w:tc>
        <w:tc>
          <w:tcPr>
            <w:tcW w:w="1872" w:type="dxa"/>
            <w:tcBorders>
              <w:top w:val="single" w:sz="0" w:space="0" w:color="777777"/>
              <w:left w:val="single" w:sz="0" w:space="0" w:color="777777"/>
              <w:bottom w:val="single" w:sz="0" w:space="0" w:color="777777"/>
              <w:right w:val="single" w:sz="0" w:space="0" w:color="777777"/>
            </w:tcBorders>
          </w:tcPr>
          <w:p w14:paraId="396FAF52" w14:textId="5F3D5ABA" w:rsidR="343793FA" w:rsidRDefault="343793FA" w:rsidP="00493555">
            <w:r w:rsidRPr="343793FA">
              <w:t>24</w:t>
            </w:r>
          </w:p>
        </w:tc>
        <w:tc>
          <w:tcPr>
            <w:tcW w:w="1872" w:type="dxa"/>
            <w:tcBorders>
              <w:top w:val="single" w:sz="0" w:space="0" w:color="777777"/>
              <w:left w:val="single" w:sz="0" w:space="0" w:color="777777"/>
              <w:bottom w:val="single" w:sz="0" w:space="0" w:color="777777"/>
              <w:right w:val="single" w:sz="0" w:space="0" w:color="777777"/>
            </w:tcBorders>
          </w:tcPr>
          <w:p w14:paraId="66C282B1" w14:textId="430C5000" w:rsidR="343793FA" w:rsidRDefault="343793FA" w:rsidP="343793FA">
            <w:r w:rsidRPr="343793FA">
              <w:t>30</w:t>
            </w:r>
          </w:p>
        </w:tc>
        <w:tc>
          <w:tcPr>
            <w:tcW w:w="1872" w:type="dxa"/>
            <w:tcBorders>
              <w:top w:val="single" w:sz="0" w:space="0" w:color="777777"/>
              <w:left w:val="single" w:sz="0" w:space="0" w:color="777777"/>
              <w:bottom w:val="single" w:sz="0" w:space="0" w:color="777777"/>
              <w:right w:val="single" w:sz="0" w:space="0" w:color="777777"/>
            </w:tcBorders>
          </w:tcPr>
          <w:p w14:paraId="3E2990B5" w14:textId="65DD2404" w:rsidR="343793FA" w:rsidRDefault="005F1933" w:rsidP="343793FA">
            <w:r>
              <w:t>2</w:t>
            </w:r>
            <w:r w:rsidR="343793FA" w:rsidRPr="343793FA">
              <w:t>4</w:t>
            </w:r>
          </w:p>
        </w:tc>
        <w:tc>
          <w:tcPr>
            <w:tcW w:w="1872" w:type="dxa"/>
            <w:tcBorders>
              <w:top w:val="single" w:sz="0" w:space="0" w:color="777777"/>
              <w:left w:val="single" w:sz="0" w:space="0" w:color="777777"/>
              <w:bottom w:val="single" w:sz="0" w:space="0" w:color="777777"/>
              <w:right w:val="single" w:sz="0" w:space="0" w:color="777777"/>
            </w:tcBorders>
          </w:tcPr>
          <w:p w14:paraId="2A03AEF6" w14:textId="44C961A7" w:rsidR="343793FA" w:rsidRDefault="343793FA" w:rsidP="343793FA">
            <w:r w:rsidRPr="343793FA">
              <w:t>25</w:t>
            </w:r>
          </w:p>
        </w:tc>
      </w:tr>
      <w:tr w:rsidR="343793FA" w14:paraId="0A758C09" w14:textId="77777777" w:rsidTr="343793FA">
        <w:tc>
          <w:tcPr>
            <w:tcW w:w="1872" w:type="dxa"/>
            <w:tcBorders>
              <w:top w:val="single" w:sz="0" w:space="0" w:color="777777"/>
              <w:left w:val="single" w:sz="0" w:space="0" w:color="777777"/>
              <w:bottom w:val="single" w:sz="0" w:space="0" w:color="777777"/>
              <w:right w:val="single" w:sz="0" w:space="0" w:color="777777"/>
            </w:tcBorders>
            <w:shd w:val="clear" w:color="auto" w:fill="DDDDDD"/>
          </w:tcPr>
          <w:p w14:paraId="40FA7C50" w14:textId="79237154" w:rsidR="343793FA" w:rsidRDefault="343793FA" w:rsidP="343793FA">
            <w:r w:rsidRPr="343793FA">
              <w:t>Sex</w:t>
            </w:r>
          </w:p>
        </w:tc>
        <w:tc>
          <w:tcPr>
            <w:tcW w:w="1872" w:type="dxa"/>
            <w:tcBorders>
              <w:top w:val="single" w:sz="0" w:space="0" w:color="777777"/>
              <w:left w:val="single" w:sz="0" w:space="0" w:color="777777"/>
              <w:bottom w:val="single" w:sz="0" w:space="0" w:color="777777"/>
              <w:right w:val="single" w:sz="0" w:space="0" w:color="777777"/>
            </w:tcBorders>
          </w:tcPr>
          <w:p w14:paraId="341EAABF" w14:textId="521D3D7C" w:rsidR="343793FA" w:rsidRDefault="343793FA" w:rsidP="343793FA">
            <w:r w:rsidRPr="343793FA">
              <w:t>male</w:t>
            </w:r>
          </w:p>
        </w:tc>
        <w:tc>
          <w:tcPr>
            <w:tcW w:w="1872" w:type="dxa"/>
            <w:tcBorders>
              <w:top w:val="single" w:sz="0" w:space="0" w:color="777777"/>
              <w:left w:val="single" w:sz="0" w:space="0" w:color="777777"/>
              <w:bottom w:val="single" w:sz="0" w:space="0" w:color="777777"/>
              <w:right w:val="single" w:sz="0" w:space="0" w:color="777777"/>
            </w:tcBorders>
          </w:tcPr>
          <w:p w14:paraId="60671040" w14:textId="447F425B" w:rsidR="343793FA" w:rsidRDefault="343793FA" w:rsidP="343793FA">
            <w:r w:rsidRPr="343793FA">
              <w:t>male</w:t>
            </w:r>
          </w:p>
        </w:tc>
        <w:tc>
          <w:tcPr>
            <w:tcW w:w="1872" w:type="dxa"/>
            <w:tcBorders>
              <w:top w:val="single" w:sz="0" w:space="0" w:color="777777"/>
              <w:left w:val="single" w:sz="0" w:space="0" w:color="777777"/>
              <w:bottom w:val="single" w:sz="0" w:space="0" w:color="777777"/>
              <w:right w:val="single" w:sz="0" w:space="0" w:color="777777"/>
            </w:tcBorders>
          </w:tcPr>
          <w:p w14:paraId="7E7A3A99" w14:textId="6F203A31" w:rsidR="343793FA" w:rsidRDefault="343793FA" w:rsidP="343793FA">
            <w:r w:rsidRPr="343793FA">
              <w:t>male</w:t>
            </w:r>
          </w:p>
        </w:tc>
        <w:tc>
          <w:tcPr>
            <w:tcW w:w="1872" w:type="dxa"/>
            <w:tcBorders>
              <w:top w:val="single" w:sz="0" w:space="0" w:color="777777"/>
              <w:left w:val="single" w:sz="0" w:space="0" w:color="777777"/>
              <w:bottom w:val="single" w:sz="0" w:space="0" w:color="777777"/>
              <w:right w:val="single" w:sz="0" w:space="0" w:color="777777"/>
            </w:tcBorders>
          </w:tcPr>
          <w:p w14:paraId="5B7C80F9" w14:textId="5222A2A5" w:rsidR="343793FA" w:rsidRDefault="343793FA" w:rsidP="343793FA">
            <w:r w:rsidRPr="343793FA">
              <w:t>male</w:t>
            </w:r>
          </w:p>
        </w:tc>
      </w:tr>
      <w:tr w:rsidR="343793FA" w14:paraId="704447D2" w14:textId="77777777" w:rsidTr="343793FA">
        <w:tc>
          <w:tcPr>
            <w:tcW w:w="1872" w:type="dxa"/>
            <w:tcBorders>
              <w:top w:val="single" w:sz="0" w:space="0" w:color="777777"/>
              <w:left w:val="single" w:sz="0" w:space="0" w:color="777777"/>
              <w:bottom w:val="single" w:sz="0" w:space="0" w:color="777777"/>
              <w:right w:val="single" w:sz="0" w:space="0" w:color="777777"/>
            </w:tcBorders>
            <w:shd w:val="clear" w:color="auto" w:fill="DDDDDD"/>
          </w:tcPr>
          <w:p w14:paraId="430D02C1" w14:textId="2B91CB33" w:rsidR="343793FA" w:rsidRDefault="343793FA" w:rsidP="343793FA">
            <w:r w:rsidRPr="343793FA">
              <w:t>Device</w:t>
            </w:r>
          </w:p>
        </w:tc>
        <w:tc>
          <w:tcPr>
            <w:tcW w:w="1872" w:type="dxa"/>
            <w:tcBorders>
              <w:top w:val="single" w:sz="0" w:space="0" w:color="777777"/>
              <w:left w:val="single" w:sz="0" w:space="0" w:color="777777"/>
              <w:bottom w:val="single" w:sz="0" w:space="0" w:color="777777"/>
              <w:right w:val="single" w:sz="0" w:space="0" w:color="777777"/>
            </w:tcBorders>
          </w:tcPr>
          <w:p w14:paraId="0A6F13D0" w14:textId="5BAF5707" w:rsidR="343793FA" w:rsidRDefault="343793FA" w:rsidP="343793FA">
            <w:r w:rsidRPr="343793FA">
              <w:t>Personal Computer</w:t>
            </w:r>
          </w:p>
          <w:p w14:paraId="3E4FD238" w14:textId="30D9F773" w:rsidR="343793FA" w:rsidRDefault="343793FA" w:rsidP="00493555"/>
        </w:tc>
        <w:tc>
          <w:tcPr>
            <w:tcW w:w="1872" w:type="dxa"/>
            <w:tcBorders>
              <w:top w:val="single" w:sz="0" w:space="0" w:color="777777"/>
              <w:left w:val="single" w:sz="0" w:space="0" w:color="777777"/>
              <w:bottom w:val="single" w:sz="0" w:space="0" w:color="777777"/>
              <w:right w:val="single" w:sz="0" w:space="0" w:color="777777"/>
            </w:tcBorders>
          </w:tcPr>
          <w:p w14:paraId="19F45B3F" w14:textId="5BAF5707" w:rsidR="343793FA" w:rsidRDefault="343793FA" w:rsidP="343793FA">
            <w:r w:rsidRPr="343793FA">
              <w:t>Personal Computer</w:t>
            </w:r>
          </w:p>
          <w:p w14:paraId="4710AFE3" w14:textId="2398020B" w:rsidR="343793FA" w:rsidRDefault="343793FA" w:rsidP="00493555"/>
        </w:tc>
        <w:tc>
          <w:tcPr>
            <w:tcW w:w="1872" w:type="dxa"/>
            <w:tcBorders>
              <w:top w:val="single" w:sz="0" w:space="0" w:color="777777"/>
              <w:left w:val="single" w:sz="0" w:space="0" w:color="777777"/>
              <w:bottom w:val="single" w:sz="0" w:space="0" w:color="777777"/>
              <w:right w:val="single" w:sz="0" w:space="0" w:color="777777"/>
            </w:tcBorders>
          </w:tcPr>
          <w:p w14:paraId="5613CF51" w14:textId="5BAF5707" w:rsidR="343793FA" w:rsidRDefault="343793FA" w:rsidP="343793FA">
            <w:r w:rsidRPr="343793FA">
              <w:t>Personal Computer</w:t>
            </w:r>
          </w:p>
          <w:p w14:paraId="46BA3BAC" w14:textId="6892A1AB" w:rsidR="343793FA" w:rsidRDefault="343793FA" w:rsidP="00493555"/>
        </w:tc>
        <w:tc>
          <w:tcPr>
            <w:tcW w:w="1872" w:type="dxa"/>
            <w:tcBorders>
              <w:top w:val="single" w:sz="0" w:space="0" w:color="777777"/>
              <w:left w:val="single" w:sz="0" w:space="0" w:color="777777"/>
              <w:bottom w:val="single" w:sz="0" w:space="0" w:color="777777"/>
              <w:right w:val="single" w:sz="0" w:space="0" w:color="777777"/>
            </w:tcBorders>
          </w:tcPr>
          <w:p w14:paraId="3F959304" w14:textId="5BAF5707" w:rsidR="343793FA" w:rsidRDefault="343793FA" w:rsidP="343793FA">
            <w:r w:rsidRPr="343793FA">
              <w:t>Personal Computer</w:t>
            </w:r>
          </w:p>
        </w:tc>
      </w:tr>
      <w:tr w:rsidR="343793FA" w14:paraId="3584899F" w14:textId="77777777" w:rsidTr="343793FA">
        <w:tc>
          <w:tcPr>
            <w:tcW w:w="1872" w:type="dxa"/>
            <w:tcBorders>
              <w:top w:val="single" w:sz="0" w:space="0" w:color="777777"/>
              <w:left w:val="single" w:sz="0" w:space="0" w:color="777777"/>
              <w:bottom w:val="single" w:sz="0" w:space="0" w:color="777777"/>
              <w:right w:val="single" w:sz="0" w:space="0" w:color="777777"/>
            </w:tcBorders>
            <w:shd w:val="clear" w:color="auto" w:fill="DDDDDD"/>
          </w:tcPr>
          <w:p w14:paraId="5EEE3BBB" w14:textId="52632EA0" w:rsidR="343793FA" w:rsidRDefault="343793FA" w:rsidP="343793FA">
            <w:r w:rsidRPr="343793FA">
              <w:t>OS and Version</w:t>
            </w:r>
          </w:p>
        </w:tc>
        <w:tc>
          <w:tcPr>
            <w:tcW w:w="1872" w:type="dxa"/>
            <w:tcBorders>
              <w:top w:val="single" w:sz="0" w:space="0" w:color="777777"/>
              <w:left w:val="single" w:sz="0" w:space="0" w:color="777777"/>
              <w:bottom w:val="single" w:sz="0" w:space="0" w:color="777777"/>
              <w:right w:val="single" w:sz="0" w:space="0" w:color="777777"/>
            </w:tcBorders>
          </w:tcPr>
          <w:p w14:paraId="787D873D" w14:textId="2A3AE7B3" w:rsidR="343793FA" w:rsidRDefault="343793FA" w:rsidP="00493555">
            <w:r w:rsidRPr="343793FA">
              <w:t>Window 11</w:t>
            </w:r>
          </w:p>
          <w:p w14:paraId="3251F583" w14:textId="59731181" w:rsidR="343793FA" w:rsidRDefault="343793FA" w:rsidP="343793FA"/>
        </w:tc>
        <w:tc>
          <w:tcPr>
            <w:tcW w:w="1872" w:type="dxa"/>
            <w:tcBorders>
              <w:top w:val="single" w:sz="0" w:space="0" w:color="777777"/>
              <w:left w:val="single" w:sz="0" w:space="0" w:color="777777"/>
              <w:bottom w:val="single" w:sz="0" w:space="0" w:color="777777"/>
              <w:right w:val="single" w:sz="0" w:space="0" w:color="777777"/>
            </w:tcBorders>
          </w:tcPr>
          <w:p w14:paraId="361064F4" w14:textId="61993DC9" w:rsidR="343793FA" w:rsidRDefault="343793FA" w:rsidP="343793FA">
            <w:r w:rsidRPr="343793FA">
              <w:t>Window 11</w:t>
            </w:r>
          </w:p>
        </w:tc>
        <w:tc>
          <w:tcPr>
            <w:tcW w:w="1872" w:type="dxa"/>
            <w:tcBorders>
              <w:top w:val="single" w:sz="0" w:space="0" w:color="777777"/>
              <w:left w:val="single" w:sz="0" w:space="0" w:color="777777"/>
              <w:bottom w:val="single" w:sz="0" w:space="0" w:color="777777"/>
              <w:right w:val="single" w:sz="0" w:space="0" w:color="777777"/>
            </w:tcBorders>
          </w:tcPr>
          <w:p w14:paraId="20762D0A" w14:textId="2CBD4C2C" w:rsidR="343793FA" w:rsidRDefault="343793FA" w:rsidP="00493555">
            <w:r w:rsidRPr="343793FA">
              <w:t>Window 10</w:t>
            </w:r>
          </w:p>
        </w:tc>
        <w:tc>
          <w:tcPr>
            <w:tcW w:w="1872" w:type="dxa"/>
            <w:tcBorders>
              <w:top w:val="single" w:sz="0" w:space="0" w:color="777777"/>
              <w:left w:val="single" w:sz="0" w:space="0" w:color="777777"/>
              <w:bottom w:val="single" w:sz="0" w:space="0" w:color="777777"/>
              <w:right w:val="single" w:sz="0" w:space="0" w:color="777777"/>
            </w:tcBorders>
          </w:tcPr>
          <w:p w14:paraId="3D2E1BF5" w14:textId="1027BC41" w:rsidR="343793FA" w:rsidRDefault="343793FA" w:rsidP="343793FA">
            <w:r w:rsidRPr="343793FA">
              <w:t>Window 10 Pro</w:t>
            </w:r>
          </w:p>
        </w:tc>
      </w:tr>
      <w:tr w:rsidR="343793FA" w14:paraId="1B27A3BE" w14:textId="77777777" w:rsidTr="343793FA">
        <w:tc>
          <w:tcPr>
            <w:tcW w:w="1872" w:type="dxa"/>
            <w:tcBorders>
              <w:top w:val="single" w:sz="0" w:space="0" w:color="777777"/>
              <w:left w:val="single" w:sz="0" w:space="0" w:color="777777"/>
              <w:bottom w:val="single" w:sz="0" w:space="0" w:color="777777"/>
              <w:right w:val="single" w:sz="0" w:space="0" w:color="777777"/>
            </w:tcBorders>
            <w:shd w:val="clear" w:color="auto" w:fill="DDDDDD"/>
          </w:tcPr>
          <w:p w14:paraId="07BF2656" w14:textId="01B9B200" w:rsidR="343793FA" w:rsidRDefault="343793FA" w:rsidP="343793FA">
            <w:r w:rsidRPr="343793FA">
              <w:t>Screen Size</w:t>
            </w:r>
          </w:p>
        </w:tc>
        <w:tc>
          <w:tcPr>
            <w:tcW w:w="1872" w:type="dxa"/>
            <w:tcBorders>
              <w:top w:val="single" w:sz="0" w:space="0" w:color="777777"/>
              <w:left w:val="single" w:sz="0" w:space="0" w:color="777777"/>
              <w:bottom w:val="single" w:sz="0" w:space="0" w:color="777777"/>
              <w:right w:val="single" w:sz="0" w:space="0" w:color="777777"/>
            </w:tcBorders>
          </w:tcPr>
          <w:p w14:paraId="28A45902" w14:textId="1FE18F5D" w:rsidR="343793FA" w:rsidRDefault="343793FA" w:rsidP="00493555">
            <w:r w:rsidRPr="343793FA">
              <w:t>1920*1080</w:t>
            </w:r>
          </w:p>
          <w:p w14:paraId="5E04B236" w14:textId="7FDE44A4" w:rsidR="343793FA" w:rsidRDefault="343793FA" w:rsidP="00493555">
            <w:r w:rsidRPr="343793FA">
              <w:t>27” 144hz</w:t>
            </w:r>
          </w:p>
        </w:tc>
        <w:tc>
          <w:tcPr>
            <w:tcW w:w="1872" w:type="dxa"/>
            <w:tcBorders>
              <w:top w:val="single" w:sz="0" w:space="0" w:color="777777"/>
              <w:left w:val="single" w:sz="0" w:space="0" w:color="777777"/>
              <w:bottom w:val="single" w:sz="0" w:space="0" w:color="777777"/>
              <w:right w:val="single" w:sz="0" w:space="0" w:color="777777"/>
            </w:tcBorders>
          </w:tcPr>
          <w:p w14:paraId="7B6F7069" w14:textId="44E7897F" w:rsidR="343793FA" w:rsidRDefault="343793FA" w:rsidP="343793FA">
            <w:r w:rsidRPr="343793FA">
              <w:t>27” 144hz</w:t>
            </w:r>
          </w:p>
          <w:p w14:paraId="105408ED" w14:textId="77777777" w:rsidR="0023344A" w:rsidRDefault="0023344A" w:rsidP="00493555">
            <w:r w:rsidRPr="343793FA">
              <w:t>1920*1080</w:t>
            </w:r>
          </w:p>
          <w:p w14:paraId="1421014B" w14:textId="62AC8AC1" w:rsidR="343793FA" w:rsidRDefault="343793FA" w:rsidP="343793FA"/>
        </w:tc>
        <w:tc>
          <w:tcPr>
            <w:tcW w:w="1872" w:type="dxa"/>
            <w:tcBorders>
              <w:top w:val="single" w:sz="0" w:space="0" w:color="777777"/>
              <w:left w:val="single" w:sz="0" w:space="0" w:color="777777"/>
              <w:bottom w:val="single" w:sz="0" w:space="0" w:color="777777"/>
              <w:right w:val="single" w:sz="0" w:space="0" w:color="777777"/>
            </w:tcBorders>
          </w:tcPr>
          <w:p w14:paraId="23A00D54" w14:textId="77DF9009" w:rsidR="343793FA" w:rsidRDefault="343793FA" w:rsidP="343793FA">
            <w:r w:rsidRPr="343793FA">
              <w:t>27’’</w:t>
            </w:r>
          </w:p>
          <w:p w14:paraId="24F69C09" w14:textId="5FB6677B" w:rsidR="343793FA" w:rsidRDefault="343793FA" w:rsidP="343793FA">
            <w:r w:rsidRPr="343793FA">
              <w:t>1920*1080</w:t>
            </w:r>
          </w:p>
          <w:p w14:paraId="00849DB6" w14:textId="76AEAF4A" w:rsidR="343793FA" w:rsidRDefault="343793FA" w:rsidP="343793FA">
            <w:r w:rsidRPr="343793FA">
              <w:t>280hz</w:t>
            </w:r>
          </w:p>
          <w:p w14:paraId="1D499A18" w14:textId="2957CD40" w:rsidR="343793FA" w:rsidRDefault="343793FA" w:rsidP="343793FA"/>
        </w:tc>
        <w:tc>
          <w:tcPr>
            <w:tcW w:w="1872" w:type="dxa"/>
            <w:tcBorders>
              <w:top w:val="single" w:sz="0" w:space="0" w:color="777777"/>
              <w:left w:val="single" w:sz="0" w:space="0" w:color="777777"/>
              <w:bottom w:val="single" w:sz="0" w:space="0" w:color="777777"/>
              <w:right w:val="single" w:sz="0" w:space="0" w:color="777777"/>
            </w:tcBorders>
          </w:tcPr>
          <w:p w14:paraId="1C57E1DA" w14:textId="2874AB77" w:rsidR="343793FA" w:rsidRDefault="343793FA" w:rsidP="00493555">
            <w:r w:rsidRPr="343793FA">
              <w:t>34”</w:t>
            </w:r>
          </w:p>
          <w:p w14:paraId="7BDD3B6A" w14:textId="49ED62CE" w:rsidR="343793FA" w:rsidRDefault="343793FA" w:rsidP="00493555">
            <w:r w:rsidRPr="343793FA">
              <w:t>21:9 144hz</w:t>
            </w:r>
          </w:p>
        </w:tc>
      </w:tr>
      <w:tr w:rsidR="343793FA" w14:paraId="3FD62423" w14:textId="77777777" w:rsidTr="343793FA">
        <w:tc>
          <w:tcPr>
            <w:tcW w:w="1872" w:type="dxa"/>
            <w:tcBorders>
              <w:top w:val="single" w:sz="0" w:space="0" w:color="777777"/>
              <w:left w:val="single" w:sz="0" w:space="0" w:color="777777"/>
              <w:bottom w:val="single" w:sz="0" w:space="0" w:color="777777"/>
              <w:right w:val="single" w:sz="0" w:space="0" w:color="777777"/>
            </w:tcBorders>
            <w:shd w:val="clear" w:color="auto" w:fill="DDDDDD"/>
          </w:tcPr>
          <w:p w14:paraId="2E2FDD07" w14:textId="198504BC" w:rsidR="343793FA" w:rsidRDefault="343793FA" w:rsidP="343793FA">
            <w:r w:rsidRPr="343793FA">
              <w:t>Screen Resolution</w:t>
            </w:r>
          </w:p>
        </w:tc>
        <w:tc>
          <w:tcPr>
            <w:tcW w:w="1872" w:type="dxa"/>
            <w:tcBorders>
              <w:top w:val="single" w:sz="0" w:space="0" w:color="777777"/>
              <w:left w:val="single" w:sz="0" w:space="0" w:color="777777"/>
              <w:bottom w:val="single" w:sz="0" w:space="0" w:color="777777"/>
              <w:right w:val="single" w:sz="0" w:space="0" w:color="777777"/>
            </w:tcBorders>
          </w:tcPr>
          <w:p w14:paraId="45CA794A" w14:textId="77777777" w:rsidR="0023344A" w:rsidRDefault="0023344A" w:rsidP="00493555">
            <w:r w:rsidRPr="343793FA">
              <w:t>1920*1080</w:t>
            </w:r>
          </w:p>
          <w:p w14:paraId="581F6DEF" w14:textId="7AFE5D31" w:rsidR="343793FA" w:rsidRDefault="343793FA" w:rsidP="343793FA"/>
        </w:tc>
        <w:tc>
          <w:tcPr>
            <w:tcW w:w="1872" w:type="dxa"/>
            <w:tcBorders>
              <w:top w:val="single" w:sz="0" w:space="0" w:color="777777"/>
              <w:left w:val="single" w:sz="0" w:space="0" w:color="777777"/>
              <w:bottom w:val="single" w:sz="0" w:space="0" w:color="777777"/>
              <w:right w:val="single" w:sz="0" w:space="0" w:color="777777"/>
            </w:tcBorders>
          </w:tcPr>
          <w:p w14:paraId="0F5E3528" w14:textId="77777777" w:rsidR="0023344A" w:rsidRDefault="0023344A" w:rsidP="00493555">
            <w:r w:rsidRPr="343793FA">
              <w:t>1920*1080</w:t>
            </w:r>
          </w:p>
          <w:p w14:paraId="4D5B216F" w14:textId="43B3400E" w:rsidR="343793FA" w:rsidRDefault="343793FA" w:rsidP="343793FA"/>
        </w:tc>
        <w:tc>
          <w:tcPr>
            <w:tcW w:w="1872" w:type="dxa"/>
            <w:tcBorders>
              <w:top w:val="single" w:sz="0" w:space="0" w:color="777777"/>
              <w:left w:val="single" w:sz="0" w:space="0" w:color="777777"/>
              <w:bottom w:val="single" w:sz="0" w:space="0" w:color="777777"/>
              <w:right w:val="single" w:sz="0" w:space="0" w:color="777777"/>
            </w:tcBorders>
          </w:tcPr>
          <w:p w14:paraId="7C363685" w14:textId="269F4D73" w:rsidR="343793FA" w:rsidRDefault="343793FA" w:rsidP="00493555">
            <w:r w:rsidRPr="343793FA">
              <w:t>1920*1080</w:t>
            </w:r>
          </w:p>
        </w:tc>
        <w:tc>
          <w:tcPr>
            <w:tcW w:w="1872" w:type="dxa"/>
            <w:tcBorders>
              <w:top w:val="single" w:sz="0" w:space="0" w:color="777777"/>
              <w:left w:val="single" w:sz="0" w:space="0" w:color="777777"/>
              <w:bottom w:val="single" w:sz="0" w:space="0" w:color="777777"/>
              <w:right w:val="single" w:sz="0" w:space="0" w:color="777777"/>
            </w:tcBorders>
          </w:tcPr>
          <w:p w14:paraId="0D8D4090" w14:textId="346433D3" w:rsidR="343793FA" w:rsidRDefault="343793FA" w:rsidP="00493555">
            <w:r w:rsidRPr="343793FA">
              <w:t>3440*1440</w:t>
            </w:r>
          </w:p>
        </w:tc>
      </w:tr>
      <w:tr w:rsidR="343793FA" w14:paraId="34D7FD20" w14:textId="77777777" w:rsidTr="343793FA">
        <w:tc>
          <w:tcPr>
            <w:tcW w:w="1872" w:type="dxa"/>
            <w:tcBorders>
              <w:top w:val="single" w:sz="0" w:space="0" w:color="777777"/>
              <w:left w:val="single" w:sz="0" w:space="0" w:color="777777"/>
              <w:bottom w:val="single" w:sz="0" w:space="0" w:color="777777"/>
              <w:right w:val="single" w:sz="0" w:space="0" w:color="777777"/>
            </w:tcBorders>
            <w:shd w:val="clear" w:color="auto" w:fill="DDDDDD"/>
          </w:tcPr>
          <w:p w14:paraId="4B6DB8DA" w14:textId="30AD869B" w:rsidR="343793FA" w:rsidRDefault="343793FA" w:rsidP="343793FA">
            <w:r w:rsidRPr="343793FA">
              <w:t>Web Browser</w:t>
            </w:r>
          </w:p>
        </w:tc>
        <w:tc>
          <w:tcPr>
            <w:tcW w:w="1872" w:type="dxa"/>
            <w:tcBorders>
              <w:top w:val="single" w:sz="0" w:space="0" w:color="777777"/>
              <w:left w:val="single" w:sz="0" w:space="0" w:color="777777"/>
              <w:bottom w:val="single" w:sz="0" w:space="0" w:color="777777"/>
              <w:right w:val="single" w:sz="0" w:space="0" w:color="777777"/>
            </w:tcBorders>
          </w:tcPr>
          <w:p w14:paraId="04DE0241" w14:textId="70CACDE2" w:rsidR="343793FA" w:rsidRDefault="343793FA" w:rsidP="00493555">
            <w:r w:rsidRPr="343793FA">
              <w:t>Chrome 99.0.4844.74 (64-bit)</w:t>
            </w:r>
          </w:p>
          <w:p w14:paraId="3A13A941" w14:textId="2957CD40" w:rsidR="343793FA" w:rsidRDefault="343793FA" w:rsidP="00493555"/>
        </w:tc>
        <w:tc>
          <w:tcPr>
            <w:tcW w:w="1872" w:type="dxa"/>
            <w:tcBorders>
              <w:top w:val="single" w:sz="0" w:space="0" w:color="777777"/>
              <w:left w:val="single" w:sz="0" w:space="0" w:color="777777"/>
              <w:bottom w:val="single" w:sz="0" w:space="0" w:color="777777"/>
              <w:right w:val="single" w:sz="0" w:space="0" w:color="777777"/>
            </w:tcBorders>
          </w:tcPr>
          <w:p w14:paraId="6CC93AD5" w14:textId="118B2B30" w:rsidR="343793FA" w:rsidRDefault="343793FA" w:rsidP="343793FA">
            <w:r w:rsidRPr="343793FA">
              <w:t>Chrome 99.0.4844.74 (64-bit)</w:t>
            </w:r>
          </w:p>
        </w:tc>
        <w:tc>
          <w:tcPr>
            <w:tcW w:w="1872" w:type="dxa"/>
            <w:tcBorders>
              <w:top w:val="single" w:sz="0" w:space="0" w:color="777777"/>
              <w:left w:val="single" w:sz="0" w:space="0" w:color="777777"/>
              <w:bottom w:val="single" w:sz="0" w:space="0" w:color="777777"/>
              <w:right w:val="single" w:sz="0" w:space="0" w:color="777777"/>
            </w:tcBorders>
          </w:tcPr>
          <w:p w14:paraId="01D35426" w14:textId="38A13847" w:rsidR="343793FA" w:rsidRDefault="343793FA" w:rsidP="343793FA">
            <w:r w:rsidRPr="343793FA">
              <w:t>Chrome</w:t>
            </w:r>
          </w:p>
          <w:p w14:paraId="58E4B3CF" w14:textId="626160E2" w:rsidR="343793FA" w:rsidRDefault="343793FA" w:rsidP="343793FA">
            <w:r w:rsidRPr="343793FA">
              <w:t>99.0.4844.74</w:t>
            </w:r>
          </w:p>
          <w:p w14:paraId="554A54FA" w14:textId="19EAD912" w:rsidR="343793FA" w:rsidRDefault="343793FA" w:rsidP="343793FA">
            <w:r w:rsidRPr="343793FA">
              <w:t>(64-bit)</w:t>
            </w:r>
          </w:p>
        </w:tc>
        <w:tc>
          <w:tcPr>
            <w:tcW w:w="1872" w:type="dxa"/>
            <w:tcBorders>
              <w:top w:val="single" w:sz="0" w:space="0" w:color="777777"/>
              <w:left w:val="single" w:sz="0" w:space="0" w:color="777777"/>
              <w:bottom w:val="single" w:sz="0" w:space="0" w:color="777777"/>
              <w:right w:val="single" w:sz="0" w:space="0" w:color="777777"/>
            </w:tcBorders>
          </w:tcPr>
          <w:p w14:paraId="58F88033" w14:textId="298A1E3E" w:rsidR="343793FA" w:rsidRDefault="343793FA" w:rsidP="343793FA">
            <w:r w:rsidRPr="343793FA">
              <w:t xml:space="preserve">Chrome </w:t>
            </w:r>
          </w:p>
          <w:p w14:paraId="2FD50965" w14:textId="3A10999E" w:rsidR="343793FA" w:rsidRDefault="343793FA" w:rsidP="343793FA">
            <w:r w:rsidRPr="343793FA">
              <w:t xml:space="preserve">99.0.4844.74 </w:t>
            </w:r>
          </w:p>
          <w:p w14:paraId="434D88D5" w14:textId="5B270A63" w:rsidR="343793FA" w:rsidRDefault="343793FA" w:rsidP="343793FA">
            <w:r w:rsidRPr="343793FA">
              <w:t>(64-bit)</w:t>
            </w:r>
          </w:p>
          <w:p w14:paraId="3985974B" w14:textId="39A7D854" w:rsidR="343793FA" w:rsidRDefault="343793FA" w:rsidP="343793FA"/>
        </w:tc>
      </w:tr>
      <w:tr w:rsidR="343793FA" w14:paraId="3EB7D16B" w14:textId="77777777" w:rsidTr="343793FA">
        <w:tc>
          <w:tcPr>
            <w:tcW w:w="1872" w:type="dxa"/>
            <w:tcBorders>
              <w:top w:val="single" w:sz="0" w:space="0" w:color="777777"/>
              <w:left w:val="single" w:sz="0" w:space="0" w:color="777777"/>
              <w:bottom w:val="single" w:sz="0" w:space="0" w:color="777777"/>
              <w:right w:val="single" w:sz="0" w:space="0" w:color="777777"/>
            </w:tcBorders>
            <w:shd w:val="clear" w:color="auto" w:fill="DDDDDD"/>
          </w:tcPr>
          <w:p w14:paraId="3EDA786B" w14:textId="56A30B7C" w:rsidR="343793FA" w:rsidRDefault="343793FA" w:rsidP="343793FA">
            <w:r w:rsidRPr="343793FA">
              <w:t>Ad Blocker</w:t>
            </w:r>
          </w:p>
        </w:tc>
        <w:tc>
          <w:tcPr>
            <w:tcW w:w="1872" w:type="dxa"/>
            <w:tcBorders>
              <w:top w:val="single" w:sz="0" w:space="0" w:color="777777"/>
              <w:left w:val="single" w:sz="0" w:space="0" w:color="777777"/>
              <w:bottom w:val="single" w:sz="0" w:space="0" w:color="777777"/>
              <w:right w:val="single" w:sz="0" w:space="0" w:color="777777"/>
            </w:tcBorders>
          </w:tcPr>
          <w:p w14:paraId="53F70393" w14:textId="47AC6BEA" w:rsidR="343793FA" w:rsidRDefault="00F7631F" w:rsidP="343793FA">
            <w:r w:rsidRPr="343793FA">
              <w:t>AdBlock</w:t>
            </w:r>
            <w:r>
              <w:t xml:space="preserve"> </w:t>
            </w:r>
          </w:p>
        </w:tc>
        <w:tc>
          <w:tcPr>
            <w:tcW w:w="1872" w:type="dxa"/>
            <w:tcBorders>
              <w:top w:val="single" w:sz="0" w:space="0" w:color="777777"/>
              <w:left w:val="single" w:sz="0" w:space="0" w:color="777777"/>
              <w:bottom w:val="single" w:sz="0" w:space="0" w:color="777777"/>
              <w:right w:val="single" w:sz="0" w:space="0" w:color="777777"/>
            </w:tcBorders>
          </w:tcPr>
          <w:p w14:paraId="3B0E6ADC" w14:textId="4C5BE1F6" w:rsidR="343793FA" w:rsidRDefault="00F7631F" w:rsidP="343793FA">
            <w:r w:rsidRPr="343793FA">
              <w:t>AdBlock</w:t>
            </w:r>
          </w:p>
        </w:tc>
        <w:tc>
          <w:tcPr>
            <w:tcW w:w="1872" w:type="dxa"/>
            <w:tcBorders>
              <w:top w:val="single" w:sz="0" w:space="0" w:color="777777"/>
              <w:left w:val="single" w:sz="0" w:space="0" w:color="777777"/>
              <w:bottom w:val="single" w:sz="0" w:space="0" w:color="777777"/>
              <w:right w:val="single" w:sz="0" w:space="0" w:color="777777"/>
            </w:tcBorders>
          </w:tcPr>
          <w:p w14:paraId="3C60697C" w14:textId="0535CAF0" w:rsidR="343793FA" w:rsidRDefault="00F7631F" w:rsidP="00493555">
            <w:r w:rsidRPr="343793FA">
              <w:t>AdBlock</w:t>
            </w:r>
          </w:p>
        </w:tc>
        <w:tc>
          <w:tcPr>
            <w:tcW w:w="1872" w:type="dxa"/>
            <w:tcBorders>
              <w:top w:val="single" w:sz="0" w:space="0" w:color="777777"/>
              <w:left w:val="single" w:sz="0" w:space="0" w:color="777777"/>
              <w:bottom w:val="single" w:sz="0" w:space="0" w:color="777777"/>
              <w:right w:val="single" w:sz="0" w:space="0" w:color="777777"/>
            </w:tcBorders>
          </w:tcPr>
          <w:p w14:paraId="7DAFFEAA" w14:textId="03AF7A08" w:rsidR="343793FA" w:rsidRDefault="343793FA" w:rsidP="00493555">
            <w:r w:rsidRPr="343793FA">
              <w:t>AdBlock+ AdBlock for YouTube</w:t>
            </w:r>
          </w:p>
        </w:tc>
      </w:tr>
      <w:tr w:rsidR="343793FA" w14:paraId="23898B54" w14:textId="77777777" w:rsidTr="343793FA">
        <w:tc>
          <w:tcPr>
            <w:tcW w:w="1872" w:type="dxa"/>
            <w:tcBorders>
              <w:top w:val="single" w:sz="0" w:space="0" w:color="777777"/>
              <w:left w:val="single" w:sz="0" w:space="0" w:color="777777"/>
              <w:bottom w:val="single" w:sz="0" w:space="0" w:color="777777"/>
              <w:right w:val="single" w:sz="0" w:space="0" w:color="777777"/>
            </w:tcBorders>
            <w:shd w:val="clear" w:color="auto" w:fill="DDDDDD"/>
          </w:tcPr>
          <w:p w14:paraId="3960657B" w14:textId="5E3C7598" w:rsidR="343793FA" w:rsidRDefault="343793FA" w:rsidP="343793FA">
            <w:r w:rsidRPr="343793FA">
              <w:t>Internet Connection</w:t>
            </w:r>
          </w:p>
        </w:tc>
        <w:tc>
          <w:tcPr>
            <w:tcW w:w="1872" w:type="dxa"/>
            <w:tcBorders>
              <w:top w:val="single" w:sz="0" w:space="0" w:color="777777"/>
              <w:left w:val="single" w:sz="0" w:space="0" w:color="777777"/>
              <w:bottom w:val="single" w:sz="0" w:space="0" w:color="777777"/>
              <w:right w:val="single" w:sz="0" w:space="0" w:color="777777"/>
            </w:tcBorders>
          </w:tcPr>
          <w:p w14:paraId="096EB905" w14:textId="2BC972DA" w:rsidR="343793FA" w:rsidRDefault="343793FA" w:rsidP="00493555">
            <w:r w:rsidRPr="343793FA">
              <w:t>LAN</w:t>
            </w:r>
          </w:p>
        </w:tc>
        <w:tc>
          <w:tcPr>
            <w:tcW w:w="1872" w:type="dxa"/>
            <w:tcBorders>
              <w:top w:val="single" w:sz="0" w:space="0" w:color="777777"/>
              <w:left w:val="single" w:sz="0" w:space="0" w:color="777777"/>
              <w:bottom w:val="single" w:sz="0" w:space="0" w:color="777777"/>
              <w:right w:val="single" w:sz="0" w:space="0" w:color="777777"/>
            </w:tcBorders>
          </w:tcPr>
          <w:p w14:paraId="768EABC9" w14:textId="4ADDE5CF" w:rsidR="343793FA" w:rsidRDefault="343793FA" w:rsidP="343793FA">
            <w:r w:rsidRPr="343793FA">
              <w:t>LAN, Wi-Fi 6 5GHz</w:t>
            </w:r>
          </w:p>
        </w:tc>
        <w:tc>
          <w:tcPr>
            <w:tcW w:w="1872" w:type="dxa"/>
            <w:tcBorders>
              <w:top w:val="single" w:sz="0" w:space="0" w:color="777777"/>
              <w:left w:val="single" w:sz="0" w:space="0" w:color="777777"/>
              <w:bottom w:val="single" w:sz="0" w:space="0" w:color="777777"/>
              <w:right w:val="single" w:sz="0" w:space="0" w:color="777777"/>
            </w:tcBorders>
          </w:tcPr>
          <w:p w14:paraId="747AED28" w14:textId="6BF55580" w:rsidR="343793FA" w:rsidRDefault="343793FA" w:rsidP="00493555">
            <w:r w:rsidRPr="343793FA">
              <w:t>2.5Gb LAN,</w:t>
            </w:r>
          </w:p>
          <w:p w14:paraId="2FA54B99" w14:textId="5028772E" w:rsidR="343793FA" w:rsidRDefault="343793FA" w:rsidP="00493555">
            <w:r w:rsidRPr="343793FA">
              <w:t>WiFi 6 AX200 (802.11ax)</w:t>
            </w:r>
          </w:p>
          <w:p w14:paraId="335802B6" w14:textId="7BB98A0B" w:rsidR="343793FA" w:rsidRDefault="343793FA" w:rsidP="00493555"/>
        </w:tc>
        <w:tc>
          <w:tcPr>
            <w:tcW w:w="1872" w:type="dxa"/>
            <w:tcBorders>
              <w:top w:val="single" w:sz="0" w:space="0" w:color="777777"/>
              <w:left w:val="single" w:sz="0" w:space="0" w:color="777777"/>
              <w:bottom w:val="single" w:sz="0" w:space="0" w:color="777777"/>
              <w:right w:val="single" w:sz="0" w:space="0" w:color="777777"/>
            </w:tcBorders>
          </w:tcPr>
          <w:p w14:paraId="3B8DDAB3" w14:textId="6ECB8E5F" w:rsidR="343793FA" w:rsidRDefault="00F165C8" w:rsidP="343793FA">
            <w:r w:rsidRPr="343793FA">
              <w:t xml:space="preserve">2.5Gb </w:t>
            </w:r>
            <w:r w:rsidR="343793FA" w:rsidRPr="343793FA">
              <w:t>LAN, WiFi</w:t>
            </w:r>
          </w:p>
        </w:tc>
      </w:tr>
      <w:tr w:rsidR="343793FA" w14:paraId="70F841DB" w14:textId="77777777" w:rsidTr="343793FA">
        <w:tc>
          <w:tcPr>
            <w:tcW w:w="1872" w:type="dxa"/>
            <w:tcBorders>
              <w:top w:val="single" w:sz="0" w:space="0" w:color="777777"/>
              <w:left w:val="single" w:sz="0" w:space="0" w:color="777777"/>
              <w:bottom w:val="single" w:sz="0" w:space="0" w:color="777777"/>
              <w:right w:val="single" w:sz="0" w:space="0" w:color="777777"/>
            </w:tcBorders>
            <w:shd w:val="clear" w:color="auto" w:fill="DDDDDD"/>
          </w:tcPr>
          <w:p w14:paraId="29BBC5B8" w14:textId="33724B53" w:rsidR="343793FA" w:rsidRDefault="343793FA" w:rsidP="343793FA">
            <w:r w:rsidRPr="343793FA">
              <w:t>Download Speed</w:t>
            </w:r>
          </w:p>
        </w:tc>
        <w:tc>
          <w:tcPr>
            <w:tcW w:w="1872" w:type="dxa"/>
            <w:tcBorders>
              <w:top w:val="single" w:sz="0" w:space="0" w:color="777777"/>
              <w:left w:val="single" w:sz="0" w:space="0" w:color="777777"/>
              <w:bottom w:val="single" w:sz="0" w:space="0" w:color="777777"/>
              <w:right w:val="single" w:sz="0" w:space="0" w:color="777777"/>
            </w:tcBorders>
          </w:tcPr>
          <w:p w14:paraId="74D4233B" w14:textId="20CFC4C6" w:rsidR="343793FA" w:rsidRDefault="343793FA" w:rsidP="00493555">
            <w:r w:rsidRPr="343793FA">
              <w:t>1000 Mbps</w:t>
            </w:r>
          </w:p>
          <w:p w14:paraId="4B23631F" w14:textId="312708B6" w:rsidR="343793FA" w:rsidRDefault="343793FA" w:rsidP="343793FA"/>
          <w:p w14:paraId="20E508B2" w14:textId="308FE13F" w:rsidR="343793FA" w:rsidRDefault="343793FA" w:rsidP="343793FA"/>
        </w:tc>
        <w:tc>
          <w:tcPr>
            <w:tcW w:w="1872" w:type="dxa"/>
            <w:tcBorders>
              <w:top w:val="single" w:sz="0" w:space="0" w:color="777777"/>
              <w:left w:val="single" w:sz="0" w:space="0" w:color="777777"/>
              <w:bottom w:val="single" w:sz="0" w:space="0" w:color="777777"/>
              <w:right w:val="single" w:sz="0" w:space="0" w:color="777777"/>
            </w:tcBorders>
          </w:tcPr>
          <w:p w14:paraId="4D5BC822" w14:textId="243F9A85" w:rsidR="343793FA" w:rsidRDefault="343793FA" w:rsidP="343793FA">
            <w:r w:rsidRPr="343793FA">
              <w:lastRenderedPageBreak/>
              <w:t>1000 Mbps</w:t>
            </w:r>
          </w:p>
        </w:tc>
        <w:tc>
          <w:tcPr>
            <w:tcW w:w="1872" w:type="dxa"/>
            <w:tcBorders>
              <w:top w:val="single" w:sz="0" w:space="0" w:color="777777"/>
              <w:left w:val="single" w:sz="0" w:space="0" w:color="777777"/>
              <w:bottom w:val="single" w:sz="0" w:space="0" w:color="777777"/>
              <w:right w:val="single" w:sz="0" w:space="0" w:color="777777"/>
            </w:tcBorders>
          </w:tcPr>
          <w:p w14:paraId="61044DD4" w14:textId="0C187676" w:rsidR="343793FA" w:rsidRDefault="343793FA" w:rsidP="343793FA">
            <w:r w:rsidRPr="343793FA">
              <w:t>1000 Mbps</w:t>
            </w:r>
          </w:p>
        </w:tc>
        <w:tc>
          <w:tcPr>
            <w:tcW w:w="1872" w:type="dxa"/>
            <w:tcBorders>
              <w:top w:val="single" w:sz="0" w:space="0" w:color="777777"/>
              <w:left w:val="single" w:sz="0" w:space="0" w:color="777777"/>
              <w:bottom w:val="single" w:sz="0" w:space="0" w:color="777777"/>
              <w:right w:val="single" w:sz="0" w:space="0" w:color="777777"/>
            </w:tcBorders>
          </w:tcPr>
          <w:p w14:paraId="704D4695" w14:textId="57E8DCFF" w:rsidR="343793FA" w:rsidRDefault="343793FA" w:rsidP="343793FA">
            <w:r w:rsidRPr="343793FA">
              <w:t>1000Mbps</w:t>
            </w:r>
          </w:p>
        </w:tc>
      </w:tr>
      <w:tr w:rsidR="343793FA" w14:paraId="63449760" w14:textId="77777777" w:rsidTr="343793FA">
        <w:tc>
          <w:tcPr>
            <w:tcW w:w="1872" w:type="dxa"/>
            <w:tcBorders>
              <w:top w:val="single" w:sz="0" w:space="0" w:color="777777"/>
              <w:left w:val="single" w:sz="0" w:space="0" w:color="777777"/>
              <w:bottom w:val="single" w:sz="0" w:space="0" w:color="777777"/>
              <w:right w:val="single" w:sz="0" w:space="0" w:color="777777"/>
            </w:tcBorders>
            <w:shd w:val="clear" w:color="auto" w:fill="DDDDDD"/>
          </w:tcPr>
          <w:p w14:paraId="70DD17BD" w14:textId="7A66F94E" w:rsidR="343793FA" w:rsidRDefault="343793FA" w:rsidP="343793FA">
            <w:r w:rsidRPr="343793FA">
              <w:t>Browser Resolution</w:t>
            </w:r>
          </w:p>
        </w:tc>
        <w:tc>
          <w:tcPr>
            <w:tcW w:w="1872" w:type="dxa"/>
            <w:tcBorders>
              <w:top w:val="single" w:sz="0" w:space="0" w:color="777777"/>
              <w:left w:val="single" w:sz="0" w:space="0" w:color="777777"/>
              <w:bottom w:val="single" w:sz="0" w:space="0" w:color="777777"/>
              <w:right w:val="single" w:sz="0" w:space="0" w:color="777777"/>
            </w:tcBorders>
          </w:tcPr>
          <w:p w14:paraId="4629C223" w14:textId="2835FD1E" w:rsidR="343793FA" w:rsidRDefault="343793FA" w:rsidP="00493555">
            <w:r w:rsidRPr="343793FA">
              <w:t>1920 *720</w:t>
            </w:r>
          </w:p>
        </w:tc>
        <w:tc>
          <w:tcPr>
            <w:tcW w:w="1872" w:type="dxa"/>
            <w:tcBorders>
              <w:top w:val="single" w:sz="0" w:space="0" w:color="777777"/>
              <w:left w:val="single" w:sz="0" w:space="0" w:color="777777"/>
              <w:bottom w:val="single" w:sz="0" w:space="0" w:color="777777"/>
              <w:right w:val="single" w:sz="0" w:space="0" w:color="777777"/>
            </w:tcBorders>
          </w:tcPr>
          <w:p w14:paraId="1A085E47" w14:textId="1336D6E7" w:rsidR="343793FA" w:rsidRDefault="343793FA" w:rsidP="00493555">
            <w:r w:rsidRPr="343793FA">
              <w:t>1920 * 1080</w:t>
            </w:r>
          </w:p>
        </w:tc>
        <w:tc>
          <w:tcPr>
            <w:tcW w:w="1872" w:type="dxa"/>
            <w:tcBorders>
              <w:top w:val="single" w:sz="0" w:space="0" w:color="777777"/>
              <w:left w:val="single" w:sz="0" w:space="0" w:color="777777"/>
              <w:bottom w:val="single" w:sz="0" w:space="0" w:color="777777"/>
              <w:right w:val="single" w:sz="0" w:space="0" w:color="777777"/>
            </w:tcBorders>
          </w:tcPr>
          <w:p w14:paraId="416092FB" w14:textId="37BB075C" w:rsidR="343793FA" w:rsidRDefault="343793FA" w:rsidP="343793FA">
            <w:r w:rsidRPr="343793FA">
              <w:t>1920*1080</w:t>
            </w:r>
          </w:p>
        </w:tc>
        <w:tc>
          <w:tcPr>
            <w:tcW w:w="1872" w:type="dxa"/>
            <w:tcBorders>
              <w:top w:val="single" w:sz="0" w:space="0" w:color="777777"/>
              <w:left w:val="single" w:sz="0" w:space="0" w:color="777777"/>
              <w:bottom w:val="single" w:sz="0" w:space="0" w:color="777777"/>
              <w:right w:val="single" w:sz="0" w:space="0" w:color="777777"/>
            </w:tcBorders>
          </w:tcPr>
          <w:p w14:paraId="704DE1A0" w14:textId="54CACC21" w:rsidR="343793FA" w:rsidRDefault="343793FA" w:rsidP="00493555">
            <w:r w:rsidRPr="343793FA">
              <w:t>3440*1440</w:t>
            </w:r>
          </w:p>
        </w:tc>
      </w:tr>
      <w:tr w:rsidR="343793FA" w14:paraId="6C1DD3FF" w14:textId="77777777" w:rsidTr="343793FA">
        <w:tc>
          <w:tcPr>
            <w:tcW w:w="1872" w:type="dxa"/>
            <w:tcBorders>
              <w:top w:val="single" w:sz="0" w:space="0" w:color="777777"/>
              <w:left w:val="single" w:sz="0" w:space="0" w:color="777777"/>
              <w:bottom w:val="single" w:sz="0" w:space="0" w:color="777777"/>
              <w:right w:val="single" w:sz="0" w:space="0" w:color="777777"/>
            </w:tcBorders>
            <w:shd w:val="clear" w:color="auto" w:fill="DDDDDD"/>
          </w:tcPr>
          <w:p w14:paraId="7D49FFDB" w14:textId="0DE223FA" w:rsidR="343793FA" w:rsidRDefault="343793FA" w:rsidP="343793FA">
            <w:r w:rsidRPr="343793FA">
              <w:t>Screen Recording Software</w:t>
            </w:r>
          </w:p>
        </w:tc>
        <w:tc>
          <w:tcPr>
            <w:tcW w:w="1872" w:type="dxa"/>
            <w:tcBorders>
              <w:top w:val="single" w:sz="0" w:space="0" w:color="777777"/>
              <w:left w:val="single" w:sz="0" w:space="0" w:color="777777"/>
              <w:bottom w:val="single" w:sz="0" w:space="0" w:color="777777"/>
              <w:right w:val="single" w:sz="0" w:space="0" w:color="777777"/>
            </w:tcBorders>
          </w:tcPr>
          <w:p w14:paraId="2A29E981" w14:textId="44A14995" w:rsidR="343793FA" w:rsidRDefault="343793FA" w:rsidP="00493555">
            <w:r w:rsidRPr="343793FA">
              <w:t>GeForces Experience</w:t>
            </w:r>
          </w:p>
          <w:p w14:paraId="50F039E7" w14:textId="7DCE5262" w:rsidR="343793FA" w:rsidRDefault="343793FA" w:rsidP="00493555">
            <w:r w:rsidRPr="343793FA">
              <w:t>Cap Screen</w:t>
            </w:r>
          </w:p>
          <w:p w14:paraId="0B5F6356" w14:textId="1C0F8236" w:rsidR="343793FA" w:rsidRDefault="343793FA" w:rsidP="00493555"/>
        </w:tc>
        <w:tc>
          <w:tcPr>
            <w:tcW w:w="1872" w:type="dxa"/>
            <w:tcBorders>
              <w:top w:val="single" w:sz="0" w:space="0" w:color="777777"/>
              <w:left w:val="single" w:sz="0" w:space="0" w:color="777777"/>
              <w:bottom w:val="single" w:sz="0" w:space="0" w:color="777777"/>
              <w:right w:val="single" w:sz="0" w:space="0" w:color="777777"/>
            </w:tcBorders>
          </w:tcPr>
          <w:p w14:paraId="238F5A7D" w14:textId="6E065797" w:rsidR="343793FA" w:rsidRDefault="343793FA" w:rsidP="00493555">
            <w:r w:rsidRPr="343793FA">
              <w:t>GeForces</w:t>
            </w:r>
          </w:p>
          <w:p w14:paraId="420EF2AA" w14:textId="71AA9BE5" w:rsidR="343793FA" w:rsidRDefault="343793FA" w:rsidP="00493555">
            <w:r w:rsidRPr="343793FA">
              <w:t>Experience</w:t>
            </w:r>
          </w:p>
          <w:p w14:paraId="46488459" w14:textId="705145B1" w:rsidR="343793FA" w:rsidRDefault="343793FA" w:rsidP="00493555">
            <w:r w:rsidRPr="343793FA">
              <w:t>Cap Screen</w:t>
            </w:r>
          </w:p>
          <w:p w14:paraId="64DF9282" w14:textId="6F9A37F1" w:rsidR="343793FA" w:rsidRDefault="343793FA" w:rsidP="343793FA"/>
        </w:tc>
        <w:tc>
          <w:tcPr>
            <w:tcW w:w="1872" w:type="dxa"/>
            <w:tcBorders>
              <w:top w:val="single" w:sz="0" w:space="0" w:color="777777"/>
              <w:left w:val="single" w:sz="0" w:space="0" w:color="777777"/>
              <w:bottom w:val="single" w:sz="0" w:space="0" w:color="777777"/>
              <w:right w:val="single" w:sz="0" w:space="0" w:color="777777"/>
            </w:tcBorders>
          </w:tcPr>
          <w:p w14:paraId="54B48662" w14:textId="6E065797" w:rsidR="343793FA" w:rsidRDefault="343793FA" w:rsidP="00493555">
            <w:r w:rsidRPr="343793FA">
              <w:t>GeForces</w:t>
            </w:r>
          </w:p>
          <w:p w14:paraId="52C893AA" w14:textId="71AA9BE5" w:rsidR="343793FA" w:rsidRDefault="343793FA" w:rsidP="00493555">
            <w:r w:rsidRPr="343793FA">
              <w:t>Experience</w:t>
            </w:r>
          </w:p>
          <w:p w14:paraId="7971B5F4" w14:textId="705145B1" w:rsidR="343793FA" w:rsidRDefault="343793FA" w:rsidP="00493555">
            <w:r w:rsidRPr="343793FA">
              <w:t>Cap Screen</w:t>
            </w:r>
          </w:p>
        </w:tc>
        <w:tc>
          <w:tcPr>
            <w:tcW w:w="1872" w:type="dxa"/>
            <w:tcBorders>
              <w:top w:val="single" w:sz="0" w:space="0" w:color="777777"/>
              <w:left w:val="single" w:sz="0" w:space="0" w:color="777777"/>
              <w:bottom w:val="single" w:sz="0" w:space="0" w:color="777777"/>
              <w:right w:val="single" w:sz="0" w:space="0" w:color="777777"/>
            </w:tcBorders>
          </w:tcPr>
          <w:p w14:paraId="4CC190CF" w14:textId="6E065797" w:rsidR="343793FA" w:rsidRDefault="343793FA" w:rsidP="00493555">
            <w:r w:rsidRPr="343793FA">
              <w:t>GeForces</w:t>
            </w:r>
          </w:p>
          <w:p w14:paraId="628107BB" w14:textId="71AA9BE5" w:rsidR="343793FA" w:rsidRDefault="343793FA" w:rsidP="00493555">
            <w:r w:rsidRPr="343793FA">
              <w:t>Experience</w:t>
            </w:r>
          </w:p>
          <w:p w14:paraId="473CB688" w14:textId="705145B1" w:rsidR="343793FA" w:rsidRDefault="343793FA" w:rsidP="00493555">
            <w:r w:rsidRPr="343793FA">
              <w:t>Cap Screen</w:t>
            </w:r>
          </w:p>
          <w:p w14:paraId="1E5138C1" w14:textId="19C62331" w:rsidR="343793FA" w:rsidRDefault="343793FA" w:rsidP="343793FA"/>
        </w:tc>
      </w:tr>
      <w:tr w:rsidR="343793FA" w14:paraId="52586BBA" w14:textId="77777777" w:rsidTr="343793FA">
        <w:tc>
          <w:tcPr>
            <w:tcW w:w="1872" w:type="dxa"/>
            <w:tcBorders>
              <w:top w:val="single" w:sz="0" w:space="0" w:color="777777"/>
              <w:left w:val="single" w:sz="0" w:space="0" w:color="777777"/>
              <w:bottom w:val="single" w:sz="0" w:space="0" w:color="777777"/>
              <w:right w:val="single" w:sz="0" w:space="0" w:color="777777"/>
            </w:tcBorders>
            <w:shd w:val="clear" w:color="auto" w:fill="DDDDDD"/>
          </w:tcPr>
          <w:p w14:paraId="25272316" w14:textId="10A5BAA5" w:rsidR="343793FA" w:rsidRDefault="343793FA" w:rsidP="343793FA">
            <w:r w:rsidRPr="343793FA">
              <w:t>Date of Evaluation</w:t>
            </w:r>
          </w:p>
        </w:tc>
        <w:tc>
          <w:tcPr>
            <w:tcW w:w="1872" w:type="dxa"/>
            <w:tcBorders>
              <w:top w:val="single" w:sz="0" w:space="0" w:color="777777"/>
              <w:left w:val="single" w:sz="0" w:space="0" w:color="777777"/>
              <w:bottom w:val="single" w:sz="0" w:space="0" w:color="777777"/>
              <w:right w:val="single" w:sz="0" w:space="0" w:color="777777"/>
            </w:tcBorders>
          </w:tcPr>
          <w:p w14:paraId="52B5FFB0" w14:textId="0356845E" w:rsidR="343793FA" w:rsidRDefault="343793FA" w:rsidP="00493555">
            <w:r w:rsidRPr="343793FA">
              <w:t>2022/3/18</w:t>
            </w:r>
          </w:p>
        </w:tc>
        <w:tc>
          <w:tcPr>
            <w:tcW w:w="1872" w:type="dxa"/>
            <w:tcBorders>
              <w:top w:val="single" w:sz="0" w:space="0" w:color="777777"/>
              <w:left w:val="single" w:sz="0" w:space="0" w:color="777777"/>
              <w:bottom w:val="single" w:sz="0" w:space="0" w:color="777777"/>
              <w:right w:val="single" w:sz="0" w:space="0" w:color="777777"/>
            </w:tcBorders>
          </w:tcPr>
          <w:p w14:paraId="1FCEF0FA" w14:textId="24CDA2A1" w:rsidR="343793FA" w:rsidRDefault="343793FA" w:rsidP="00493555">
            <w:r w:rsidRPr="343793FA">
              <w:t>2020–3-18</w:t>
            </w:r>
          </w:p>
        </w:tc>
        <w:tc>
          <w:tcPr>
            <w:tcW w:w="1872" w:type="dxa"/>
            <w:tcBorders>
              <w:top w:val="single" w:sz="0" w:space="0" w:color="777777"/>
              <w:left w:val="single" w:sz="0" w:space="0" w:color="777777"/>
              <w:bottom w:val="single" w:sz="0" w:space="0" w:color="777777"/>
              <w:right w:val="single" w:sz="0" w:space="0" w:color="777777"/>
            </w:tcBorders>
          </w:tcPr>
          <w:p w14:paraId="1DCDF3A1" w14:textId="6A4B8331" w:rsidR="343793FA" w:rsidRDefault="343793FA" w:rsidP="343793FA">
            <w:r w:rsidRPr="343793FA">
              <w:t>2022-03-18</w:t>
            </w:r>
          </w:p>
        </w:tc>
        <w:tc>
          <w:tcPr>
            <w:tcW w:w="1872" w:type="dxa"/>
            <w:tcBorders>
              <w:top w:val="single" w:sz="0" w:space="0" w:color="777777"/>
              <w:left w:val="single" w:sz="0" w:space="0" w:color="777777"/>
              <w:bottom w:val="single" w:sz="0" w:space="0" w:color="777777"/>
              <w:right w:val="single" w:sz="0" w:space="0" w:color="777777"/>
            </w:tcBorders>
          </w:tcPr>
          <w:p w14:paraId="76CF9AC2" w14:textId="10830630" w:rsidR="343793FA" w:rsidRDefault="343793FA" w:rsidP="343793FA">
            <w:r w:rsidRPr="343793FA">
              <w:t>2022-03-18</w:t>
            </w:r>
          </w:p>
          <w:p w14:paraId="1426599A" w14:textId="10830630" w:rsidR="343793FA" w:rsidRDefault="343793FA" w:rsidP="343793FA"/>
        </w:tc>
      </w:tr>
      <w:tr w:rsidR="343793FA" w14:paraId="549112D6" w14:textId="77777777" w:rsidTr="343793FA">
        <w:tc>
          <w:tcPr>
            <w:tcW w:w="1872" w:type="dxa"/>
            <w:tcBorders>
              <w:top w:val="single" w:sz="0" w:space="0" w:color="777777"/>
              <w:left w:val="single" w:sz="0" w:space="0" w:color="777777"/>
              <w:bottom w:val="single" w:sz="0" w:space="0" w:color="777777"/>
              <w:right w:val="single" w:sz="0" w:space="0" w:color="777777"/>
            </w:tcBorders>
            <w:shd w:val="clear" w:color="auto" w:fill="DDDDDD"/>
          </w:tcPr>
          <w:p w14:paraId="0349FDEF" w14:textId="42318DDD" w:rsidR="343793FA" w:rsidRDefault="343793FA" w:rsidP="343793FA">
            <w:r w:rsidRPr="343793FA">
              <w:t>Time of Evaluation</w:t>
            </w:r>
          </w:p>
        </w:tc>
        <w:tc>
          <w:tcPr>
            <w:tcW w:w="1872" w:type="dxa"/>
            <w:tcBorders>
              <w:top w:val="single" w:sz="0" w:space="0" w:color="777777"/>
              <w:left w:val="single" w:sz="0" w:space="0" w:color="777777"/>
              <w:bottom w:val="single" w:sz="0" w:space="0" w:color="777777"/>
              <w:right w:val="single" w:sz="0" w:space="0" w:color="777777"/>
            </w:tcBorders>
          </w:tcPr>
          <w:p w14:paraId="4003C701" w14:textId="02BF4219" w:rsidR="343793FA" w:rsidRDefault="343793FA" w:rsidP="343793FA">
            <w:r w:rsidRPr="343793FA">
              <w:t>15:00-17:30</w:t>
            </w:r>
          </w:p>
        </w:tc>
        <w:tc>
          <w:tcPr>
            <w:tcW w:w="1872" w:type="dxa"/>
            <w:tcBorders>
              <w:top w:val="single" w:sz="0" w:space="0" w:color="777777"/>
              <w:left w:val="single" w:sz="0" w:space="0" w:color="777777"/>
              <w:bottom w:val="single" w:sz="0" w:space="0" w:color="777777"/>
              <w:right w:val="single" w:sz="0" w:space="0" w:color="777777"/>
            </w:tcBorders>
          </w:tcPr>
          <w:p w14:paraId="26A047B0" w14:textId="7C1ABF72" w:rsidR="343793FA" w:rsidRDefault="343793FA" w:rsidP="343793FA">
            <w:r w:rsidRPr="343793FA">
              <w:t>15:00-17:30</w:t>
            </w:r>
          </w:p>
        </w:tc>
        <w:tc>
          <w:tcPr>
            <w:tcW w:w="1872" w:type="dxa"/>
            <w:tcBorders>
              <w:top w:val="single" w:sz="0" w:space="0" w:color="777777"/>
              <w:left w:val="single" w:sz="0" w:space="0" w:color="777777"/>
              <w:bottom w:val="single" w:sz="0" w:space="0" w:color="777777"/>
              <w:right w:val="single" w:sz="0" w:space="0" w:color="777777"/>
            </w:tcBorders>
          </w:tcPr>
          <w:p w14:paraId="737FAA74" w14:textId="2613DD74" w:rsidR="343793FA" w:rsidRDefault="343793FA" w:rsidP="00493555">
            <w:r w:rsidRPr="343793FA">
              <w:t>15:00-17:30</w:t>
            </w:r>
          </w:p>
        </w:tc>
        <w:tc>
          <w:tcPr>
            <w:tcW w:w="1872" w:type="dxa"/>
            <w:tcBorders>
              <w:top w:val="single" w:sz="0" w:space="0" w:color="777777"/>
              <w:left w:val="single" w:sz="0" w:space="0" w:color="777777"/>
              <w:bottom w:val="single" w:sz="0" w:space="0" w:color="777777"/>
              <w:right w:val="single" w:sz="0" w:space="0" w:color="777777"/>
            </w:tcBorders>
          </w:tcPr>
          <w:p w14:paraId="61E2ADD0" w14:textId="23DDAF75" w:rsidR="343793FA" w:rsidRDefault="343793FA" w:rsidP="343793FA">
            <w:r w:rsidRPr="343793FA">
              <w:t>15:00-17:30</w:t>
            </w:r>
          </w:p>
          <w:p w14:paraId="06549882" w14:textId="033EA3D0" w:rsidR="343793FA" w:rsidRDefault="343793FA" w:rsidP="343793FA"/>
        </w:tc>
      </w:tr>
    </w:tbl>
    <w:p w14:paraId="62A1560D" w14:textId="0E417C98" w:rsidR="343793FA" w:rsidRDefault="343793FA" w:rsidP="343793FA"/>
    <w:p w14:paraId="62B57D18" w14:textId="0C8E9446" w:rsidR="343793FA" w:rsidRDefault="343793FA" w:rsidP="00493555"/>
    <w:p w14:paraId="160DA699" w14:textId="0A3345FD" w:rsidR="343793FA" w:rsidRDefault="343793FA" w:rsidP="343793FA"/>
    <w:p w14:paraId="390500F4" w14:textId="0A3345FD" w:rsidR="343793FA" w:rsidRDefault="343793FA" w:rsidP="343793FA"/>
    <w:p w14:paraId="396FB830" w14:textId="444A93BD" w:rsidR="343793FA" w:rsidRDefault="0059349E" w:rsidP="0059349E">
      <w:pPr>
        <w:rPr>
          <w:rFonts w:eastAsia="Times New Roman"/>
          <w:color w:val="2F5496" w:themeColor="accent1" w:themeShade="BF"/>
          <w:sz w:val="36"/>
          <w:szCs w:val="36"/>
        </w:rPr>
      </w:pPr>
      <w:r>
        <w:br w:type="page"/>
      </w:r>
    </w:p>
    <w:p w14:paraId="7FBDE218" w14:textId="0EDC4E98" w:rsidR="7F2A5053" w:rsidRDefault="7F2A5053" w:rsidP="343793FA">
      <w:pPr>
        <w:pStyle w:val="20"/>
      </w:pPr>
      <w:bookmarkStart w:id="31" w:name="_Toc98542299"/>
      <w:bookmarkStart w:id="32" w:name="_Toc98542500"/>
      <w:r w:rsidRPr="343793FA">
        <w:lastRenderedPageBreak/>
        <w:t>Result</w:t>
      </w:r>
      <w:bookmarkEnd w:id="31"/>
      <w:r w:rsidR="00A95922">
        <w:t xml:space="preserve"> and analysis</w:t>
      </w:r>
      <w:bookmarkEnd w:id="32"/>
    </w:p>
    <w:p w14:paraId="4D4A7A38" w14:textId="77777777" w:rsidR="00A95922" w:rsidRDefault="00A95922" w:rsidP="00493555">
      <w:pPr>
        <w:pStyle w:val="20"/>
        <w:rPr>
          <w:sz w:val="26"/>
          <w:szCs w:val="26"/>
        </w:rPr>
      </w:pPr>
    </w:p>
    <w:tbl>
      <w:tblPr>
        <w:tblStyle w:val="a4"/>
        <w:tblW w:w="0" w:type="auto"/>
        <w:tblLayout w:type="fixed"/>
        <w:tblLook w:val="06A0" w:firstRow="1" w:lastRow="0" w:firstColumn="1" w:lastColumn="0" w:noHBand="1" w:noVBand="1"/>
      </w:tblPr>
      <w:tblGrid>
        <w:gridCol w:w="3120"/>
        <w:gridCol w:w="3120"/>
        <w:gridCol w:w="3120"/>
      </w:tblGrid>
      <w:tr w:rsidR="3D1DCD98" w14:paraId="4B7DB32E" w14:textId="77777777" w:rsidTr="343793FA">
        <w:trPr>
          <w:trHeight w:val="720"/>
        </w:trPr>
        <w:tc>
          <w:tcPr>
            <w:tcW w:w="3120" w:type="dxa"/>
            <w:shd w:val="clear" w:color="auto" w:fill="767171" w:themeFill="background2" w:themeFillShade="80"/>
          </w:tcPr>
          <w:p w14:paraId="4E49E4B7" w14:textId="2CD0A2FA" w:rsidR="3D1DCD98" w:rsidRDefault="388200EC" w:rsidP="3D1DCD98">
            <w:r w:rsidRPr="343793FA">
              <w:t xml:space="preserve">Type of evaluation </w:t>
            </w:r>
          </w:p>
        </w:tc>
        <w:tc>
          <w:tcPr>
            <w:tcW w:w="3120" w:type="dxa"/>
            <w:shd w:val="clear" w:color="auto" w:fill="767171" w:themeFill="background2" w:themeFillShade="80"/>
          </w:tcPr>
          <w:p w14:paraId="6423BCD8" w14:textId="46995C31" w:rsidR="3D1DCD98" w:rsidRDefault="388200EC" w:rsidP="3D1DCD98">
            <w:r w:rsidRPr="343793FA">
              <w:t>How well addressed</w:t>
            </w:r>
          </w:p>
          <w:p w14:paraId="2EC19608" w14:textId="448033D0" w:rsidR="3D1DCD98" w:rsidRDefault="388200EC" w:rsidP="3D1DCD98">
            <w:r w:rsidRPr="343793FA">
              <w:t>(Meets/</w:t>
            </w:r>
            <w:r w:rsidR="343793FA" w:rsidRPr="343793FA">
              <w:t xml:space="preserve"> Barely Meet </w:t>
            </w:r>
            <w:r w:rsidRPr="343793FA">
              <w:t>/Does not Meet)</w:t>
            </w:r>
          </w:p>
        </w:tc>
        <w:tc>
          <w:tcPr>
            <w:tcW w:w="3120" w:type="dxa"/>
            <w:shd w:val="clear" w:color="auto" w:fill="767171" w:themeFill="background2" w:themeFillShade="80"/>
          </w:tcPr>
          <w:p w14:paraId="5C134A73" w14:textId="6C2DFF95" w:rsidR="3D1DCD98" w:rsidRDefault="388200EC" w:rsidP="3D1DCD98">
            <w:r w:rsidRPr="343793FA">
              <w:t>Comments</w:t>
            </w:r>
          </w:p>
        </w:tc>
      </w:tr>
      <w:tr w:rsidR="3D1DCD98" w14:paraId="44EB5E8F" w14:textId="77777777" w:rsidTr="343793FA">
        <w:tc>
          <w:tcPr>
            <w:tcW w:w="3120" w:type="dxa"/>
          </w:tcPr>
          <w:p w14:paraId="6143E556" w14:textId="30E5C38D" w:rsidR="3D1DCD98" w:rsidRDefault="388200EC" w:rsidP="3D1DCD98">
            <w:r w:rsidRPr="343793FA">
              <w:t>Visibility of system status</w:t>
            </w:r>
          </w:p>
          <w:p w14:paraId="33B7F023" w14:textId="162054C9" w:rsidR="3D1DCD98" w:rsidRDefault="3D1DCD98" w:rsidP="3D1DCD98"/>
          <w:p w14:paraId="228EBE85" w14:textId="41D0E81B" w:rsidR="3D1DCD98" w:rsidRDefault="3D1DCD98" w:rsidP="3D1DCD98"/>
        </w:tc>
        <w:tc>
          <w:tcPr>
            <w:tcW w:w="3120" w:type="dxa"/>
          </w:tcPr>
          <w:p w14:paraId="6DE601DA" w14:textId="02A364C7" w:rsidR="3D1DCD98" w:rsidRDefault="343793FA" w:rsidP="00493555">
            <w:r w:rsidRPr="343793FA">
              <w:t>Barely Meet</w:t>
            </w:r>
          </w:p>
        </w:tc>
        <w:tc>
          <w:tcPr>
            <w:tcW w:w="3120" w:type="dxa"/>
          </w:tcPr>
          <w:p w14:paraId="681729CB" w14:textId="32C6B970" w:rsidR="3D1DCD98" w:rsidRDefault="343793FA" w:rsidP="343793FA">
            <w:r w:rsidRPr="343793FA">
              <w:t>Some of the page websites do not clearly state.</w:t>
            </w:r>
          </w:p>
          <w:p w14:paraId="7D8018D9" w14:textId="09E9879E" w:rsidR="3D1DCD98" w:rsidRDefault="3D1DCD98" w:rsidP="343793FA"/>
          <w:p w14:paraId="407E718C" w14:textId="3B5A7C5F" w:rsidR="3D1DCD98" w:rsidRDefault="343793FA" w:rsidP="3D1DCD98">
            <w:r w:rsidRPr="343793FA">
              <w:t>Although this is common on many websites.</w:t>
            </w:r>
          </w:p>
        </w:tc>
      </w:tr>
      <w:tr w:rsidR="3D1DCD98" w14:paraId="76D18450" w14:textId="77777777" w:rsidTr="343793FA">
        <w:tc>
          <w:tcPr>
            <w:tcW w:w="3120" w:type="dxa"/>
          </w:tcPr>
          <w:p w14:paraId="58BA6EFC" w14:textId="3A5DB129" w:rsidR="3D1DCD98" w:rsidRDefault="388200EC" w:rsidP="3D1DCD98">
            <w:r w:rsidRPr="343793FA">
              <w:t>Match between system and real-world</w:t>
            </w:r>
          </w:p>
          <w:p w14:paraId="649FF3D3" w14:textId="76AF4EB1" w:rsidR="3D1DCD98" w:rsidRDefault="3D1DCD98" w:rsidP="3D1DCD98"/>
        </w:tc>
        <w:tc>
          <w:tcPr>
            <w:tcW w:w="3120" w:type="dxa"/>
          </w:tcPr>
          <w:p w14:paraId="36D62645" w14:textId="70F1B3C8" w:rsidR="3D1DCD98" w:rsidRDefault="388200EC" w:rsidP="3D1DCD98">
            <w:r w:rsidRPr="343793FA">
              <w:t>Does not Meet</w:t>
            </w:r>
          </w:p>
        </w:tc>
        <w:tc>
          <w:tcPr>
            <w:tcW w:w="3120" w:type="dxa"/>
          </w:tcPr>
          <w:p w14:paraId="76152F71" w14:textId="3335A0A5" w:rsidR="3D1DCD98" w:rsidRDefault="388200EC" w:rsidP="3D1DCD98">
            <w:r w:rsidRPr="343793FA">
              <w:t>Icon use text only</w:t>
            </w:r>
          </w:p>
          <w:p w14:paraId="2D022213" w14:textId="6D1B9A80" w:rsidR="3D1DCD98" w:rsidRDefault="388200EC" w:rsidP="3D1DCD98">
            <w:r w:rsidRPr="343793FA">
              <w:t>Not user-friendly to people who do not know Chinese.</w:t>
            </w:r>
          </w:p>
          <w:p w14:paraId="338AE503" w14:textId="362AA977" w:rsidR="3D1DCD98" w:rsidRDefault="388200EC" w:rsidP="3D1DCD98">
            <w:pPr>
              <w:rPr>
                <w:rFonts w:eastAsia="Times New Roman"/>
              </w:rPr>
            </w:pPr>
            <w:r>
              <w:rPr>
                <w:noProof/>
              </w:rPr>
              <w:drawing>
                <wp:inline distT="0" distB="0" distL="0" distR="0" wp14:anchorId="4206C713" wp14:editId="1BBD0297">
                  <wp:extent cx="1838325" cy="438150"/>
                  <wp:effectExtent l="0" t="0" r="0" b="0"/>
                  <wp:docPr id="191604081" name="Picture 19160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838325" cy="438150"/>
                          </a:xfrm>
                          <a:prstGeom prst="rect">
                            <a:avLst/>
                          </a:prstGeom>
                        </pic:spPr>
                      </pic:pic>
                    </a:graphicData>
                  </a:graphic>
                </wp:inline>
              </w:drawing>
            </w:r>
            <w:r>
              <w:rPr>
                <w:noProof/>
              </w:rPr>
              <w:drawing>
                <wp:inline distT="0" distB="0" distL="0" distR="0" wp14:anchorId="7F68150C" wp14:editId="25FB6CB2">
                  <wp:extent cx="1838325" cy="581025"/>
                  <wp:effectExtent l="0" t="0" r="0" b="0"/>
                  <wp:docPr id="1024565262" name="Picture 1024565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838325" cy="581025"/>
                          </a:xfrm>
                          <a:prstGeom prst="rect">
                            <a:avLst/>
                          </a:prstGeom>
                        </pic:spPr>
                      </pic:pic>
                    </a:graphicData>
                  </a:graphic>
                </wp:inline>
              </w:drawing>
            </w:r>
          </w:p>
        </w:tc>
      </w:tr>
      <w:tr w:rsidR="3D1DCD98" w14:paraId="1CAB0B2A" w14:textId="77777777" w:rsidTr="343793FA">
        <w:tc>
          <w:tcPr>
            <w:tcW w:w="3120" w:type="dxa"/>
          </w:tcPr>
          <w:p w14:paraId="755B76BD" w14:textId="59352081" w:rsidR="3D1DCD98" w:rsidRDefault="388200EC" w:rsidP="3D1DCD98">
            <w:r w:rsidRPr="343793FA">
              <w:t>User control and freedom</w:t>
            </w:r>
          </w:p>
          <w:p w14:paraId="7653CF18" w14:textId="3538DAEC" w:rsidR="3D1DCD98" w:rsidRDefault="3D1DCD98" w:rsidP="3D1DCD98"/>
          <w:p w14:paraId="519E5F21" w14:textId="354634BB" w:rsidR="3D1DCD98" w:rsidRDefault="3D1DCD98" w:rsidP="3D1DCD98"/>
        </w:tc>
        <w:tc>
          <w:tcPr>
            <w:tcW w:w="3120" w:type="dxa"/>
          </w:tcPr>
          <w:p w14:paraId="4BE32F24" w14:textId="5402AF6B" w:rsidR="3D1DCD98" w:rsidRDefault="00A55CDD" w:rsidP="00493555">
            <w:r w:rsidRPr="343793FA">
              <w:t>Barely</w:t>
            </w:r>
            <w:r w:rsidR="343793FA" w:rsidRPr="343793FA">
              <w:t xml:space="preserve"> meet</w:t>
            </w:r>
          </w:p>
        </w:tc>
        <w:tc>
          <w:tcPr>
            <w:tcW w:w="3120" w:type="dxa"/>
          </w:tcPr>
          <w:p w14:paraId="759130AE" w14:textId="394DBC96" w:rsidR="3D1DCD98" w:rsidRDefault="343793FA" w:rsidP="343793FA">
            <w:r w:rsidRPr="343793FA">
              <w:t xml:space="preserve">While user mistaken choose a job type, not clearly back function </w:t>
            </w:r>
          </w:p>
          <w:p w14:paraId="1401F34E" w14:textId="394DBC96" w:rsidR="3D1DCD98" w:rsidRDefault="388200EC" w:rsidP="343793FA">
            <w:r w:rsidRPr="343793FA">
              <w:t>Can reverse back action</w:t>
            </w:r>
          </w:p>
          <w:p w14:paraId="50F5F880" w14:textId="394DBC96" w:rsidR="3D1DCD98" w:rsidRDefault="388200EC" w:rsidP="343793FA">
            <w:r>
              <w:rPr>
                <w:noProof/>
              </w:rPr>
              <w:drawing>
                <wp:inline distT="0" distB="0" distL="0" distR="0" wp14:anchorId="5418664C" wp14:editId="09E12403">
                  <wp:extent cx="1828800" cy="1421347"/>
                  <wp:effectExtent l="0" t="0" r="0" b="0"/>
                  <wp:docPr id="155979775" name="Picture 155979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0" cy="1421347"/>
                          </a:xfrm>
                          <a:prstGeom prst="rect">
                            <a:avLst/>
                          </a:prstGeom>
                        </pic:spPr>
                      </pic:pic>
                    </a:graphicData>
                  </a:graphic>
                </wp:inline>
              </w:drawing>
            </w:r>
            <w:r w:rsidR="343793FA" w:rsidRPr="343793FA">
              <w:t xml:space="preserve"> employer page has no clear idea to Switch back to employee</w:t>
            </w:r>
          </w:p>
          <w:p w14:paraId="1D42A65A" w14:textId="394DBC96" w:rsidR="3D1DCD98" w:rsidRDefault="343793FA" w:rsidP="343793FA">
            <w:r w:rsidRPr="343793FA">
              <w:t>Only a text button</w:t>
            </w:r>
          </w:p>
          <w:p w14:paraId="347395F3" w14:textId="394DBC96" w:rsidR="3D1DCD98" w:rsidRDefault="3D1DCD98" w:rsidP="343793FA"/>
          <w:p w14:paraId="510DB805" w14:textId="394DBC96" w:rsidR="3D1DCD98" w:rsidRDefault="3D1DCD98" w:rsidP="343793FA"/>
          <w:p w14:paraId="34BF0BC9" w14:textId="394DBC96" w:rsidR="3D1DCD98" w:rsidRDefault="343793FA" w:rsidP="343793FA">
            <w:pPr>
              <w:rPr>
                <w:rFonts w:eastAsia="Times New Roman"/>
              </w:rPr>
            </w:pPr>
            <w:r>
              <w:rPr>
                <w:noProof/>
              </w:rPr>
              <w:drawing>
                <wp:inline distT="0" distB="0" distL="0" distR="0" wp14:anchorId="24681F6A" wp14:editId="7127586B">
                  <wp:extent cx="1828800" cy="466725"/>
                  <wp:effectExtent l="0" t="0" r="0" b="0"/>
                  <wp:docPr id="844150628" name="Picture 844150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0" cy="466725"/>
                          </a:xfrm>
                          <a:prstGeom prst="rect">
                            <a:avLst/>
                          </a:prstGeom>
                        </pic:spPr>
                      </pic:pic>
                    </a:graphicData>
                  </a:graphic>
                </wp:inline>
              </w:drawing>
            </w:r>
          </w:p>
          <w:p w14:paraId="1AA24AC7" w14:textId="394DBC96" w:rsidR="3D1DCD98" w:rsidRDefault="3D1DCD98" w:rsidP="3D1DCD98"/>
        </w:tc>
      </w:tr>
      <w:tr w:rsidR="3D1DCD98" w14:paraId="7D99D993" w14:textId="77777777" w:rsidTr="343793FA">
        <w:tc>
          <w:tcPr>
            <w:tcW w:w="3120" w:type="dxa"/>
          </w:tcPr>
          <w:p w14:paraId="0361325B" w14:textId="57B8FA97" w:rsidR="3D1DCD98" w:rsidRDefault="388200EC" w:rsidP="3D1DCD98">
            <w:r w:rsidRPr="343793FA">
              <w:t>Consistency and standards</w:t>
            </w:r>
          </w:p>
          <w:p w14:paraId="0B86EA93" w14:textId="14F6C49F" w:rsidR="3D1DCD98" w:rsidRDefault="3D1DCD98" w:rsidP="3D1DCD98"/>
          <w:p w14:paraId="26C8C725" w14:textId="5055F0E8" w:rsidR="3D1DCD98" w:rsidRDefault="3D1DCD98" w:rsidP="3D1DCD98"/>
        </w:tc>
        <w:tc>
          <w:tcPr>
            <w:tcW w:w="3120" w:type="dxa"/>
          </w:tcPr>
          <w:p w14:paraId="259908E1" w14:textId="532EF1B7" w:rsidR="3D1DCD98" w:rsidRDefault="343793FA" w:rsidP="00493555">
            <w:r w:rsidRPr="343793FA">
              <w:t>Does not meet</w:t>
            </w:r>
          </w:p>
          <w:p w14:paraId="061AC3C2" w14:textId="777B72AB" w:rsidR="3D1DCD98" w:rsidRDefault="3D1DCD98" w:rsidP="3D1DCD98"/>
        </w:tc>
        <w:tc>
          <w:tcPr>
            <w:tcW w:w="3120" w:type="dxa"/>
          </w:tcPr>
          <w:p w14:paraId="2FFE0A31" w14:textId="6C7DAAE0" w:rsidR="3D1DCD98" w:rsidRDefault="388200EC" w:rsidP="343793FA">
            <w:r w:rsidRPr="343793FA">
              <w:t xml:space="preserve"> Color and design are different at each page</w:t>
            </w:r>
          </w:p>
          <w:p w14:paraId="4CECBDE3" w14:textId="0B0EF7E4" w:rsidR="3D1DCD98" w:rsidRDefault="343793FA" w:rsidP="343793FA">
            <w:pPr>
              <w:rPr>
                <w:rFonts w:eastAsia="Times New Roman"/>
              </w:rPr>
            </w:pPr>
            <w:r>
              <w:rPr>
                <w:noProof/>
              </w:rPr>
              <w:drawing>
                <wp:inline distT="0" distB="0" distL="0" distR="0" wp14:anchorId="729174C5" wp14:editId="6385B666">
                  <wp:extent cx="1828800" cy="342900"/>
                  <wp:effectExtent l="0" t="0" r="0" b="0"/>
                  <wp:docPr id="1258139311" name="Picture 1258139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28800" cy="342900"/>
                          </a:xfrm>
                          <a:prstGeom prst="rect">
                            <a:avLst/>
                          </a:prstGeom>
                        </pic:spPr>
                      </pic:pic>
                    </a:graphicData>
                  </a:graphic>
                </wp:inline>
              </w:drawing>
            </w:r>
          </w:p>
          <w:p w14:paraId="78B3DCB0" w14:textId="7A55F450" w:rsidR="3D1DCD98" w:rsidRDefault="343793FA" w:rsidP="343793FA">
            <w:pPr>
              <w:rPr>
                <w:rFonts w:eastAsia="Times New Roman"/>
              </w:rPr>
            </w:pPr>
            <w:r>
              <w:rPr>
                <w:noProof/>
              </w:rPr>
              <w:lastRenderedPageBreak/>
              <w:drawing>
                <wp:inline distT="0" distB="0" distL="0" distR="0" wp14:anchorId="1C59F4EC" wp14:editId="210A4871">
                  <wp:extent cx="1828800" cy="466725"/>
                  <wp:effectExtent l="0" t="0" r="0" b="0"/>
                  <wp:docPr id="448457185" name="Picture 448457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0" cy="466725"/>
                          </a:xfrm>
                          <a:prstGeom prst="rect">
                            <a:avLst/>
                          </a:prstGeom>
                        </pic:spPr>
                      </pic:pic>
                    </a:graphicData>
                  </a:graphic>
                </wp:inline>
              </w:drawing>
            </w:r>
          </w:p>
        </w:tc>
      </w:tr>
      <w:tr w:rsidR="3D1DCD98" w14:paraId="13155A2D" w14:textId="77777777" w:rsidTr="343793FA">
        <w:tc>
          <w:tcPr>
            <w:tcW w:w="3120" w:type="dxa"/>
          </w:tcPr>
          <w:p w14:paraId="166ED9F6" w14:textId="2BA41136" w:rsidR="3D1DCD98" w:rsidRDefault="388200EC" w:rsidP="3D1DCD98">
            <w:r w:rsidRPr="343793FA">
              <w:lastRenderedPageBreak/>
              <w:t>Error prevention</w:t>
            </w:r>
          </w:p>
          <w:p w14:paraId="127D2D82" w14:textId="48F81CF2" w:rsidR="3D1DCD98" w:rsidRDefault="3D1DCD98" w:rsidP="3D1DCD98"/>
          <w:p w14:paraId="5D0CF518" w14:textId="6827EFC7" w:rsidR="3D1DCD98" w:rsidRDefault="3D1DCD98" w:rsidP="3D1DCD98"/>
        </w:tc>
        <w:tc>
          <w:tcPr>
            <w:tcW w:w="3120" w:type="dxa"/>
          </w:tcPr>
          <w:p w14:paraId="45936214" w14:textId="0A32E78E" w:rsidR="3D1DCD98" w:rsidRDefault="343793FA" w:rsidP="00493555">
            <w:r w:rsidRPr="343793FA">
              <w:t>Meet</w:t>
            </w:r>
          </w:p>
          <w:p w14:paraId="34338E98" w14:textId="080F5B45" w:rsidR="3D1DCD98" w:rsidRDefault="3D1DCD98" w:rsidP="3D1DCD98"/>
        </w:tc>
        <w:tc>
          <w:tcPr>
            <w:tcW w:w="3120" w:type="dxa"/>
          </w:tcPr>
          <w:p w14:paraId="6A6767B2" w14:textId="2D1E31D3" w:rsidR="3D1DCD98" w:rsidRDefault="388200EC" w:rsidP="343793FA">
            <w:r>
              <w:rPr>
                <w:noProof/>
              </w:rPr>
              <w:drawing>
                <wp:inline distT="0" distB="0" distL="0" distR="0" wp14:anchorId="34BC514F" wp14:editId="6A6B04AC">
                  <wp:extent cx="1828800" cy="1421347"/>
                  <wp:effectExtent l="0" t="0" r="0" b="0"/>
                  <wp:docPr id="1353458779" name="Picture 1353458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0" cy="1421347"/>
                          </a:xfrm>
                          <a:prstGeom prst="rect">
                            <a:avLst/>
                          </a:prstGeom>
                        </pic:spPr>
                      </pic:pic>
                    </a:graphicData>
                  </a:graphic>
                </wp:inline>
              </w:drawing>
            </w:r>
            <w:r w:rsidR="343793FA" w:rsidRPr="343793FA">
              <w:t>have Email spelling checking</w:t>
            </w:r>
          </w:p>
          <w:p w14:paraId="1E497D9A" w14:textId="4DC578DD" w:rsidR="3D1DCD98" w:rsidRDefault="343793FA" w:rsidP="3D1DCD98">
            <w:r w:rsidRPr="343793FA">
              <w:t>All required fields, avoid empty input</w:t>
            </w:r>
          </w:p>
        </w:tc>
      </w:tr>
      <w:tr w:rsidR="3D1DCD98" w14:paraId="7DB07BE8" w14:textId="77777777" w:rsidTr="343793FA">
        <w:tc>
          <w:tcPr>
            <w:tcW w:w="3120" w:type="dxa"/>
          </w:tcPr>
          <w:p w14:paraId="0D5B9D68" w14:textId="6AEFF1B4" w:rsidR="3D1DCD98" w:rsidRDefault="388200EC" w:rsidP="3D1DCD98">
            <w:r w:rsidRPr="343793FA">
              <w:t>Recognition rather than recall</w:t>
            </w:r>
          </w:p>
          <w:p w14:paraId="3A8F3040" w14:textId="4DB6AFC0" w:rsidR="3D1DCD98" w:rsidRDefault="3D1DCD98" w:rsidP="3D1DCD98"/>
          <w:p w14:paraId="0EE23340" w14:textId="4DB6AFC0" w:rsidR="3D1DCD98" w:rsidRDefault="3D1DCD98" w:rsidP="3D1DCD98"/>
        </w:tc>
        <w:tc>
          <w:tcPr>
            <w:tcW w:w="3120" w:type="dxa"/>
          </w:tcPr>
          <w:p w14:paraId="53D82EA5" w14:textId="6190D2BC" w:rsidR="3D1DCD98" w:rsidRDefault="388200EC" w:rsidP="3D1DCD98">
            <w:r w:rsidRPr="343793FA">
              <w:t xml:space="preserve">Does not meet </w:t>
            </w:r>
          </w:p>
        </w:tc>
        <w:tc>
          <w:tcPr>
            <w:tcW w:w="3120" w:type="dxa"/>
          </w:tcPr>
          <w:p w14:paraId="2AE449B1" w14:textId="667B951C" w:rsidR="3D1DCD98" w:rsidRDefault="388200EC" w:rsidP="3D1DCD98">
            <w:r w:rsidRPr="343793FA">
              <w:t xml:space="preserve">No recognition of history </w:t>
            </w:r>
          </w:p>
          <w:p w14:paraId="7205DD39" w14:textId="38A11283" w:rsidR="3D1DCD98" w:rsidRDefault="388200EC" w:rsidP="3D1DCD98">
            <w:r>
              <w:rPr>
                <w:noProof/>
              </w:rPr>
              <w:drawing>
                <wp:inline distT="0" distB="0" distL="0" distR="0" wp14:anchorId="5242E25C" wp14:editId="776BB8ED">
                  <wp:extent cx="1838325" cy="981075"/>
                  <wp:effectExtent l="0" t="0" r="0" b="0"/>
                  <wp:docPr id="478529946" name="Picture 478529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38325" cy="981075"/>
                          </a:xfrm>
                          <a:prstGeom prst="rect">
                            <a:avLst/>
                          </a:prstGeom>
                        </pic:spPr>
                      </pic:pic>
                    </a:graphicData>
                  </a:graphic>
                </wp:inline>
              </w:drawing>
            </w:r>
            <w:r w:rsidRPr="343793FA">
              <w:t>Title should be changed to other color for better recognition</w:t>
            </w:r>
          </w:p>
        </w:tc>
      </w:tr>
      <w:tr w:rsidR="3D1DCD98" w14:paraId="1D5D5049" w14:textId="77777777" w:rsidTr="343793FA">
        <w:tc>
          <w:tcPr>
            <w:tcW w:w="3120" w:type="dxa"/>
          </w:tcPr>
          <w:p w14:paraId="149745F8" w14:textId="63C4BD94" w:rsidR="3D1DCD98" w:rsidRDefault="388200EC" w:rsidP="3D1DCD98">
            <w:r w:rsidRPr="343793FA">
              <w:t>Flexibility and efficiency</w:t>
            </w:r>
          </w:p>
          <w:p w14:paraId="462575AE" w14:textId="26B4E368" w:rsidR="3D1DCD98" w:rsidRDefault="388200EC" w:rsidP="3D1DCD98">
            <w:r w:rsidRPr="343793FA">
              <w:t>of use</w:t>
            </w:r>
          </w:p>
          <w:p w14:paraId="53997ECE" w14:textId="6938B382" w:rsidR="3D1DCD98" w:rsidRDefault="3D1DCD98" w:rsidP="3D1DCD98"/>
          <w:p w14:paraId="4F943B62" w14:textId="7BAEC45A" w:rsidR="3D1DCD98" w:rsidRDefault="3D1DCD98" w:rsidP="3D1DCD98"/>
        </w:tc>
        <w:tc>
          <w:tcPr>
            <w:tcW w:w="3120" w:type="dxa"/>
          </w:tcPr>
          <w:p w14:paraId="4E449CF3" w14:textId="551FA736" w:rsidR="3D1DCD98" w:rsidRDefault="388200EC" w:rsidP="3D1DCD98">
            <w:r w:rsidRPr="343793FA">
              <w:t>meet</w:t>
            </w:r>
          </w:p>
        </w:tc>
        <w:tc>
          <w:tcPr>
            <w:tcW w:w="3120" w:type="dxa"/>
          </w:tcPr>
          <w:p w14:paraId="57637113" w14:textId="2BC6ABD4" w:rsidR="3D1DCD98" w:rsidRDefault="343793FA" w:rsidP="343793FA">
            <w:r w:rsidRPr="343793FA">
              <w:t>Remarkably plain design</w:t>
            </w:r>
          </w:p>
          <w:p w14:paraId="681395D3" w14:textId="388AD65F" w:rsidR="3D1DCD98" w:rsidRDefault="3D1DCD98" w:rsidP="3D1DCD98"/>
        </w:tc>
      </w:tr>
      <w:tr w:rsidR="3D1DCD98" w14:paraId="0CDCF40C" w14:textId="77777777" w:rsidTr="343793FA">
        <w:tc>
          <w:tcPr>
            <w:tcW w:w="3120" w:type="dxa"/>
          </w:tcPr>
          <w:p w14:paraId="1B2BB077" w14:textId="3C15C291" w:rsidR="3D1DCD98" w:rsidRDefault="388200EC" w:rsidP="3D1DCD98">
            <w:r w:rsidRPr="343793FA">
              <w:t>Aesthetic and minimalize design</w:t>
            </w:r>
          </w:p>
          <w:p w14:paraId="787FDE76" w14:textId="7AB762C2" w:rsidR="3D1DCD98" w:rsidRDefault="3D1DCD98" w:rsidP="3D1DCD98"/>
          <w:p w14:paraId="36326B59" w14:textId="7AB762C2" w:rsidR="3D1DCD98" w:rsidRDefault="3D1DCD98" w:rsidP="3D1DCD98"/>
        </w:tc>
        <w:tc>
          <w:tcPr>
            <w:tcW w:w="3120" w:type="dxa"/>
          </w:tcPr>
          <w:p w14:paraId="5AA52F03" w14:textId="2F05FE4C" w:rsidR="3D1DCD98" w:rsidRDefault="388200EC" w:rsidP="3D1DCD98">
            <w:r w:rsidRPr="343793FA">
              <w:t>meet</w:t>
            </w:r>
          </w:p>
        </w:tc>
        <w:tc>
          <w:tcPr>
            <w:tcW w:w="3120" w:type="dxa"/>
          </w:tcPr>
          <w:p w14:paraId="0D3CFAEF" w14:textId="67184A4C" w:rsidR="3D1DCD98" w:rsidRDefault="343793FA" w:rsidP="3D1DCD98">
            <w:r w:rsidRPr="343793FA">
              <w:t>Good, all functions are related to the website</w:t>
            </w:r>
          </w:p>
        </w:tc>
      </w:tr>
      <w:tr w:rsidR="3D1DCD98" w14:paraId="359B9294" w14:textId="77777777" w:rsidTr="343793FA">
        <w:tc>
          <w:tcPr>
            <w:tcW w:w="3120" w:type="dxa"/>
          </w:tcPr>
          <w:p w14:paraId="272ABEE3" w14:textId="6FF8811C" w:rsidR="3D1DCD98" w:rsidRDefault="388200EC" w:rsidP="3D1DCD98">
            <w:r w:rsidRPr="343793FA">
              <w:t>Help users recognize,</w:t>
            </w:r>
          </w:p>
          <w:p w14:paraId="2808638E" w14:textId="7F79A96F" w:rsidR="3D1DCD98" w:rsidRDefault="388200EC" w:rsidP="3D1DCD98">
            <w:r w:rsidRPr="343793FA">
              <w:t>diagnose, recover from errors</w:t>
            </w:r>
          </w:p>
          <w:p w14:paraId="1AF9EE75" w14:textId="1BF93D24" w:rsidR="3D1DCD98" w:rsidRDefault="3D1DCD98" w:rsidP="3D1DCD98"/>
        </w:tc>
        <w:tc>
          <w:tcPr>
            <w:tcW w:w="3120" w:type="dxa"/>
          </w:tcPr>
          <w:p w14:paraId="00234B9E" w14:textId="42DD3866" w:rsidR="3D1DCD98" w:rsidRDefault="388200EC" w:rsidP="3D1DCD98">
            <w:r w:rsidRPr="343793FA">
              <w:t>meet</w:t>
            </w:r>
          </w:p>
        </w:tc>
        <w:tc>
          <w:tcPr>
            <w:tcW w:w="3120" w:type="dxa"/>
          </w:tcPr>
          <w:p w14:paraId="0FCBD78C" w14:textId="24F2EA7F" w:rsidR="3D1DCD98" w:rsidRDefault="343793FA" w:rsidP="343793FA">
            <w:r>
              <w:rPr>
                <w:noProof/>
              </w:rPr>
              <w:drawing>
                <wp:inline distT="0" distB="0" distL="0" distR="0" wp14:anchorId="1137D867" wp14:editId="6B1A2324">
                  <wp:extent cx="1638300" cy="1828800"/>
                  <wp:effectExtent l="0" t="0" r="0" b="0"/>
                  <wp:docPr id="1392219478" name="Picture 1392219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38300" cy="1828800"/>
                          </a:xfrm>
                          <a:prstGeom prst="rect">
                            <a:avLst/>
                          </a:prstGeom>
                        </pic:spPr>
                      </pic:pic>
                    </a:graphicData>
                  </a:graphic>
                </wp:inline>
              </w:drawing>
            </w:r>
            <w:r w:rsidRPr="343793FA">
              <w:t>precisely indicate the problem, and constructively suggest a solution.</w:t>
            </w:r>
          </w:p>
        </w:tc>
      </w:tr>
      <w:tr w:rsidR="3D1DCD98" w14:paraId="0C87F2E7" w14:textId="77777777" w:rsidTr="343793FA">
        <w:tc>
          <w:tcPr>
            <w:tcW w:w="3120" w:type="dxa"/>
          </w:tcPr>
          <w:p w14:paraId="1D291CA1" w14:textId="66D60BA1" w:rsidR="3D1DCD98" w:rsidRDefault="388200EC" w:rsidP="3D1DCD98">
            <w:r w:rsidRPr="343793FA">
              <w:lastRenderedPageBreak/>
              <w:t>Help and documentation</w:t>
            </w:r>
          </w:p>
          <w:p w14:paraId="743AFD4A" w14:textId="15B62E59" w:rsidR="3D1DCD98" w:rsidRDefault="3D1DCD98" w:rsidP="3D1DCD98"/>
          <w:p w14:paraId="76AF9BEF" w14:textId="6FEA293E" w:rsidR="3D1DCD98" w:rsidRDefault="3D1DCD98" w:rsidP="3D1DCD98"/>
          <w:p w14:paraId="174FBE01" w14:textId="06453334" w:rsidR="3D1DCD98" w:rsidRDefault="3D1DCD98" w:rsidP="3D1DCD98"/>
        </w:tc>
        <w:tc>
          <w:tcPr>
            <w:tcW w:w="3120" w:type="dxa"/>
          </w:tcPr>
          <w:p w14:paraId="5F3D18A9" w14:textId="059BF051" w:rsidR="3D1DCD98" w:rsidRDefault="388200EC" w:rsidP="3D1DCD98">
            <w:r w:rsidRPr="343793FA">
              <w:t>Does not meet</w:t>
            </w:r>
          </w:p>
        </w:tc>
        <w:tc>
          <w:tcPr>
            <w:tcW w:w="3120" w:type="dxa"/>
          </w:tcPr>
          <w:p w14:paraId="575E06F1" w14:textId="442350EC" w:rsidR="3D1DCD98" w:rsidRDefault="388200EC" w:rsidP="3D1DCD98">
            <w:r w:rsidRPr="343793FA">
              <w:t>No instructional or frequently asked question (FAQ)</w:t>
            </w:r>
          </w:p>
          <w:p w14:paraId="5EA7AF8F" w14:textId="6F15F62C" w:rsidR="3D1DCD98" w:rsidRDefault="388200EC" w:rsidP="3D1DCD98">
            <w:r>
              <w:rPr>
                <w:noProof/>
              </w:rPr>
              <w:drawing>
                <wp:inline distT="0" distB="0" distL="0" distR="0" wp14:anchorId="5C1D801D" wp14:editId="65E70337">
                  <wp:extent cx="1838325" cy="685800"/>
                  <wp:effectExtent l="0" t="0" r="0" b="0"/>
                  <wp:docPr id="231646514" name="Picture 231646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38325" cy="685800"/>
                          </a:xfrm>
                          <a:prstGeom prst="rect">
                            <a:avLst/>
                          </a:prstGeom>
                        </pic:spPr>
                      </pic:pic>
                    </a:graphicData>
                  </a:graphic>
                </wp:inline>
              </w:drawing>
            </w:r>
          </w:p>
        </w:tc>
      </w:tr>
    </w:tbl>
    <w:p w14:paraId="0FD1D7CF" w14:textId="3000E51D" w:rsidR="343793FA" w:rsidRDefault="343793FA" w:rsidP="343793FA">
      <w:r w:rsidRPr="343793FA">
        <w:t>4 Results of the Evaluation</w:t>
      </w:r>
    </w:p>
    <w:p w14:paraId="38E8BFD9" w14:textId="7A5D4368" w:rsidR="343793FA" w:rsidRDefault="343793FA" w:rsidP="00493555">
      <w:r w:rsidRPr="343793FA">
        <w:t>This section describes the results of the heuristic evaluation.</w:t>
      </w:r>
    </w:p>
    <w:p w14:paraId="7CCC6024" w14:textId="7A9E8F65" w:rsidR="343793FA" w:rsidRDefault="343793FA" w:rsidP="343793FA">
      <w:pPr>
        <w:pStyle w:val="3"/>
        <w:rPr>
          <w:rFonts w:eastAsia="Verdana"/>
        </w:rPr>
      </w:pPr>
    </w:p>
    <w:p w14:paraId="32963E4A" w14:textId="7DE28252" w:rsidR="343793FA" w:rsidRDefault="343793FA" w:rsidP="343793FA">
      <w:pPr>
        <w:pStyle w:val="3"/>
      </w:pPr>
      <w:bookmarkStart w:id="33" w:name="_Toc98542300"/>
      <w:bookmarkStart w:id="34" w:name="_Toc98542501"/>
      <w:r w:rsidRPr="343793FA">
        <w:rPr>
          <w:rFonts w:eastAsia="Verdana"/>
        </w:rPr>
        <w:t>List of All Positive Findings</w:t>
      </w:r>
      <w:bookmarkEnd w:id="33"/>
      <w:bookmarkEnd w:id="34"/>
    </w:p>
    <w:p w14:paraId="33D2969E" w14:textId="6FCC5DFE" w:rsidR="343793FA" w:rsidRDefault="343793FA" w:rsidP="00493555">
      <w:r w:rsidRPr="343793FA">
        <w:t>The above table shows a list of all the positive findings which emerged from the evaluation, sorted in decreasing order of average (mean) positivity, i.e., the most positive are at below.</w:t>
      </w:r>
    </w:p>
    <w:p w14:paraId="28EFBDED" w14:textId="2D5C91E9" w:rsidR="343793FA" w:rsidRDefault="343793FA" w:rsidP="00493555"/>
    <w:tbl>
      <w:tblPr>
        <w:tblStyle w:val="a4"/>
        <w:tblW w:w="0" w:type="auto"/>
        <w:tblLayout w:type="fixed"/>
        <w:tblLook w:val="06A0" w:firstRow="1" w:lastRow="0" w:firstColumn="1" w:lastColumn="0" w:noHBand="1" w:noVBand="1"/>
      </w:tblPr>
      <w:tblGrid>
        <w:gridCol w:w="4680"/>
        <w:gridCol w:w="4680"/>
      </w:tblGrid>
      <w:tr w:rsidR="343793FA" w14:paraId="46751F1D" w14:textId="77777777" w:rsidTr="343793FA">
        <w:tc>
          <w:tcPr>
            <w:tcW w:w="4680" w:type="dxa"/>
          </w:tcPr>
          <w:p w14:paraId="363C85D8" w14:textId="50123030" w:rsidR="343793FA" w:rsidRDefault="343793FA" w:rsidP="00493555">
            <w:r w:rsidRPr="343793FA">
              <w:t xml:space="preserve">Type of </w:t>
            </w:r>
            <w:r w:rsidR="388200EC" w:rsidRPr="343793FA">
              <w:t>evaluation</w:t>
            </w:r>
          </w:p>
          <w:p w14:paraId="4208901D" w14:textId="18B31253" w:rsidR="343793FA" w:rsidRDefault="343793FA" w:rsidP="343793FA"/>
        </w:tc>
        <w:tc>
          <w:tcPr>
            <w:tcW w:w="4680" w:type="dxa"/>
          </w:tcPr>
          <w:p w14:paraId="7182DD53" w14:textId="16013E9B" w:rsidR="343793FA" w:rsidRDefault="343793FA" w:rsidP="343793FA">
            <w:r w:rsidRPr="343793FA">
              <w:t>Result</w:t>
            </w:r>
          </w:p>
        </w:tc>
      </w:tr>
      <w:tr w:rsidR="343793FA" w14:paraId="6C31068E" w14:textId="77777777" w:rsidTr="343793FA">
        <w:tc>
          <w:tcPr>
            <w:tcW w:w="4680" w:type="dxa"/>
          </w:tcPr>
          <w:p w14:paraId="08E4DCF0" w14:textId="3054EE19" w:rsidR="388200EC" w:rsidRDefault="388200EC" w:rsidP="343793FA">
            <w:r w:rsidRPr="343793FA">
              <w:t>Error prevention</w:t>
            </w:r>
          </w:p>
          <w:p w14:paraId="382957A6" w14:textId="3054EE19" w:rsidR="343793FA" w:rsidRDefault="343793FA" w:rsidP="343793FA"/>
          <w:p w14:paraId="4B16E9D5" w14:textId="3054EE19" w:rsidR="343793FA" w:rsidRDefault="343793FA" w:rsidP="343793FA"/>
        </w:tc>
        <w:tc>
          <w:tcPr>
            <w:tcW w:w="4680" w:type="dxa"/>
          </w:tcPr>
          <w:p w14:paraId="40B8755E" w14:textId="4D5950AB" w:rsidR="343793FA" w:rsidRDefault="343793FA" w:rsidP="343793FA">
            <w:r w:rsidRPr="343793FA">
              <w:t>Positive</w:t>
            </w:r>
          </w:p>
        </w:tc>
      </w:tr>
      <w:tr w:rsidR="343793FA" w14:paraId="74493A3C" w14:textId="77777777" w:rsidTr="343793FA">
        <w:tc>
          <w:tcPr>
            <w:tcW w:w="4680" w:type="dxa"/>
          </w:tcPr>
          <w:p w14:paraId="3E3C03A0" w14:textId="1C689068" w:rsidR="388200EC" w:rsidRDefault="388200EC" w:rsidP="343793FA">
            <w:r w:rsidRPr="343793FA">
              <w:t>Flexibility and efficiency of use</w:t>
            </w:r>
          </w:p>
          <w:p w14:paraId="4FC7649A" w14:textId="115B9DF0" w:rsidR="343793FA" w:rsidRDefault="343793FA" w:rsidP="343793FA"/>
          <w:p w14:paraId="28E45533" w14:textId="115B9DF0" w:rsidR="343793FA" w:rsidRDefault="343793FA" w:rsidP="343793FA"/>
        </w:tc>
        <w:tc>
          <w:tcPr>
            <w:tcW w:w="4680" w:type="dxa"/>
          </w:tcPr>
          <w:p w14:paraId="6C63B11E" w14:textId="0E230345" w:rsidR="343793FA" w:rsidRDefault="343793FA" w:rsidP="343793FA">
            <w:r w:rsidRPr="343793FA">
              <w:t>Positive</w:t>
            </w:r>
          </w:p>
        </w:tc>
      </w:tr>
      <w:tr w:rsidR="343793FA" w14:paraId="65EF6EF2" w14:textId="77777777" w:rsidTr="343793FA">
        <w:tc>
          <w:tcPr>
            <w:tcW w:w="4680" w:type="dxa"/>
          </w:tcPr>
          <w:p w14:paraId="7323344F" w14:textId="3C15C291" w:rsidR="388200EC" w:rsidRDefault="388200EC" w:rsidP="343793FA">
            <w:r w:rsidRPr="343793FA">
              <w:t>Aesthetic and minimalize design</w:t>
            </w:r>
          </w:p>
          <w:p w14:paraId="796A2609" w14:textId="7AB762C2" w:rsidR="343793FA" w:rsidRDefault="343793FA" w:rsidP="343793FA"/>
          <w:p w14:paraId="3FF29B57" w14:textId="171620D7" w:rsidR="343793FA" w:rsidRDefault="343793FA" w:rsidP="343793FA"/>
        </w:tc>
        <w:tc>
          <w:tcPr>
            <w:tcW w:w="4680" w:type="dxa"/>
          </w:tcPr>
          <w:p w14:paraId="14DE1760" w14:textId="1EB0A93C" w:rsidR="343793FA" w:rsidRDefault="343793FA" w:rsidP="343793FA">
            <w:r w:rsidRPr="343793FA">
              <w:t>Positive</w:t>
            </w:r>
          </w:p>
        </w:tc>
      </w:tr>
      <w:tr w:rsidR="343793FA" w14:paraId="45110972" w14:textId="77777777" w:rsidTr="343793FA">
        <w:tc>
          <w:tcPr>
            <w:tcW w:w="4680" w:type="dxa"/>
          </w:tcPr>
          <w:p w14:paraId="790D488D" w14:textId="6FF8811C" w:rsidR="388200EC" w:rsidRDefault="388200EC" w:rsidP="343793FA">
            <w:r w:rsidRPr="343793FA">
              <w:t>Help users recognize,</w:t>
            </w:r>
          </w:p>
          <w:p w14:paraId="253C3FC9" w14:textId="43F82F68" w:rsidR="388200EC" w:rsidRDefault="388200EC" w:rsidP="343793FA">
            <w:r w:rsidRPr="343793FA">
              <w:t>diagnose, recover from errors</w:t>
            </w:r>
          </w:p>
          <w:p w14:paraId="6F0D7AB1" w14:textId="127064BD" w:rsidR="343793FA" w:rsidRDefault="343793FA" w:rsidP="343793FA"/>
        </w:tc>
        <w:tc>
          <w:tcPr>
            <w:tcW w:w="4680" w:type="dxa"/>
          </w:tcPr>
          <w:p w14:paraId="45DAA026" w14:textId="5B649ECE" w:rsidR="343793FA" w:rsidRDefault="343793FA" w:rsidP="343793FA">
            <w:r w:rsidRPr="343793FA">
              <w:t>Positive</w:t>
            </w:r>
          </w:p>
        </w:tc>
      </w:tr>
    </w:tbl>
    <w:p w14:paraId="5EF8F590" w14:textId="2C6D41D5" w:rsidR="343793FA" w:rsidRDefault="343793FA" w:rsidP="00493555"/>
    <w:p w14:paraId="01024E3F" w14:textId="0D771FCD" w:rsidR="343793FA" w:rsidRDefault="00DF6B97">
      <w:r>
        <w:br w:type="page"/>
      </w:r>
    </w:p>
    <w:p w14:paraId="2E0BABCE" w14:textId="77777777" w:rsidR="343793FA" w:rsidRDefault="343793FA" w:rsidP="00DF6B97"/>
    <w:p w14:paraId="75C90CED" w14:textId="22E7CD4D" w:rsidR="343793FA" w:rsidRDefault="343793FA" w:rsidP="343793FA">
      <w:pPr>
        <w:pStyle w:val="3"/>
      </w:pPr>
      <w:bookmarkStart w:id="35" w:name="_Toc98542301"/>
      <w:bookmarkStart w:id="36" w:name="_Toc98542502"/>
      <w:r w:rsidRPr="343793FA">
        <w:rPr>
          <w:rFonts w:eastAsia="Verdana"/>
        </w:rPr>
        <w:t>Top Four Problems</w:t>
      </w:r>
      <w:bookmarkEnd w:id="35"/>
      <w:bookmarkEnd w:id="36"/>
    </w:p>
    <w:p w14:paraId="7D4F70BD" w14:textId="720F6AED" w:rsidR="343793FA" w:rsidRDefault="343793FA" w:rsidP="00493555">
      <w:r w:rsidRPr="343793FA">
        <w:t>The top four problems according to their average (mean) severity type are described in more detail below. The problem (negative finding) with the highest mean severity. The severity type scheme used for the problems is shown in the table.</w:t>
      </w:r>
    </w:p>
    <w:tbl>
      <w:tblPr>
        <w:tblStyle w:val="a4"/>
        <w:tblW w:w="0" w:type="auto"/>
        <w:tblLayout w:type="fixed"/>
        <w:tblLook w:val="06A0" w:firstRow="1" w:lastRow="0" w:firstColumn="1" w:lastColumn="0" w:noHBand="1" w:noVBand="1"/>
      </w:tblPr>
      <w:tblGrid>
        <w:gridCol w:w="4680"/>
        <w:gridCol w:w="4680"/>
      </w:tblGrid>
      <w:tr w:rsidR="343793FA" w14:paraId="68151F37" w14:textId="77777777" w:rsidTr="343793FA">
        <w:tc>
          <w:tcPr>
            <w:tcW w:w="4680" w:type="dxa"/>
          </w:tcPr>
          <w:p w14:paraId="7CD31F77" w14:textId="50123030" w:rsidR="343793FA" w:rsidRDefault="343793FA" w:rsidP="00493555">
            <w:r w:rsidRPr="343793FA">
              <w:t xml:space="preserve">Type of </w:t>
            </w:r>
            <w:r w:rsidR="388200EC" w:rsidRPr="343793FA">
              <w:t>evaluation</w:t>
            </w:r>
          </w:p>
          <w:p w14:paraId="699FEF14" w14:textId="18B31253" w:rsidR="343793FA" w:rsidRDefault="343793FA" w:rsidP="343793FA"/>
        </w:tc>
        <w:tc>
          <w:tcPr>
            <w:tcW w:w="4680" w:type="dxa"/>
          </w:tcPr>
          <w:p w14:paraId="4B552859" w14:textId="16013E9B" w:rsidR="343793FA" w:rsidRDefault="343793FA" w:rsidP="343793FA">
            <w:r w:rsidRPr="343793FA">
              <w:t>Result</w:t>
            </w:r>
          </w:p>
        </w:tc>
      </w:tr>
      <w:tr w:rsidR="343793FA" w14:paraId="0942E995" w14:textId="77777777" w:rsidTr="343793FA">
        <w:tc>
          <w:tcPr>
            <w:tcW w:w="4680" w:type="dxa"/>
          </w:tcPr>
          <w:p w14:paraId="21F5F3FB" w14:textId="164477CF" w:rsidR="388200EC" w:rsidRDefault="388200EC" w:rsidP="343793FA">
            <w:r w:rsidRPr="343793FA">
              <w:t>Match between system and real-world</w:t>
            </w:r>
          </w:p>
          <w:p w14:paraId="302EB55F" w14:textId="164477CF" w:rsidR="343793FA" w:rsidRDefault="343793FA" w:rsidP="343793FA"/>
          <w:p w14:paraId="6B296108" w14:textId="164477CF" w:rsidR="343793FA" w:rsidRDefault="343793FA" w:rsidP="343793FA"/>
          <w:p w14:paraId="279BC464" w14:textId="3054EE19" w:rsidR="343793FA" w:rsidRDefault="343793FA" w:rsidP="343793FA"/>
        </w:tc>
        <w:tc>
          <w:tcPr>
            <w:tcW w:w="4680" w:type="dxa"/>
          </w:tcPr>
          <w:p w14:paraId="7DEE4192" w14:textId="0D858EC1" w:rsidR="343793FA" w:rsidRDefault="343793FA" w:rsidP="343793FA">
            <w:r w:rsidRPr="343793FA">
              <w:t>negative</w:t>
            </w:r>
          </w:p>
        </w:tc>
      </w:tr>
      <w:tr w:rsidR="343793FA" w14:paraId="6EE30F9A" w14:textId="77777777" w:rsidTr="343793FA">
        <w:tc>
          <w:tcPr>
            <w:tcW w:w="4680" w:type="dxa"/>
          </w:tcPr>
          <w:p w14:paraId="47771C67" w14:textId="57B8FA97" w:rsidR="388200EC" w:rsidRDefault="388200EC" w:rsidP="343793FA">
            <w:r w:rsidRPr="343793FA">
              <w:t>Consistency and standards</w:t>
            </w:r>
          </w:p>
          <w:p w14:paraId="5C1E5634" w14:textId="0D58B478" w:rsidR="343793FA" w:rsidRDefault="343793FA" w:rsidP="343793FA"/>
          <w:p w14:paraId="7031ED7C" w14:textId="115B9DF0" w:rsidR="343793FA" w:rsidRDefault="343793FA" w:rsidP="343793FA"/>
          <w:p w14:paraId="2BA7D8A1" w14:textId="115B9DF0" w:rsidR="343793FA" w:rsidRDefault="343793FA" w:rsidP="343793FA"/>
        </w:tc>
        <w:tc>
          <w:tcPr>
            <w:tcW w:w="4680" w:type="dxa"/>
          </w:tcPr>
          <w:p w14:paraId="67648665" w14:textId="4841FBB9" w:rsidR="343793FA" w:rsidRDefault="343793FA" w:rsidP="343793FA">
            <w:r w:rsidRPr="343793FA">
              <w:t>negative</w:t>
            </w:r>
          </w:p>
        </w:tc>
      </w:tr>
      <w:tr w:rsidR="343793FA" w14:paraId="64DE751C" w14:textId="77777777" w:rsidTr="343793FA">
        <w:tc>
          <w:tcPr>
            <w:tcW w:w="4680" w:type="dxa"/>
          </w:tcPr>
          <w:p w14:paraId="6B79F3E1" w14:textId="6AEFF1B4" w:rsidR="388200EC" w:rsidRDefault="388200EC" w:rsidP="343793FA">
            <w:r w:rsidRPr="343793FA">
              <w:t>Recognition rather than recall</w:t>
            </w:r>
          </w:p>
          <w:p w14:paraId="7B75309F" w14:textId="48DE451E" w:rsidR="343793FA" w:rsidRDefault="343793FA" w:rsidP="343793FA"/>
          <w:p w14:paraId="4F2683ED" w14:textId="7AB762C2" w:rsidR="343793FA" w:rsidRDefault="343793FA" w:rsidP="343793FA"/>
          <w:p w14:paraId="0FE7FAD5" w14:textId="171620D7" w:rsidR="343793FA" w:rsidRDefault="343793FA" w:rsidP="343793FA"/>
        </w:tc>
        <w:tc>
          <w:tcPr>
            <w:tcW w:w="4680" w:type="dxa"/>
          </w:tcPr>
          <w:p w14:paraId="4AC2E80D" w14:textId="65A4183F" w:rsidR="343793FA" w:rsidRDefault="343793FA" w:rsidP="343793FA">
            <w:r w:rsidRPr="343793FA">
              <w:t>negative</w:t>
            </w:r>
          </w:p>
        </w:tc>
      </w:tr>
      <w:tr w:rsidR="343793FA" w14:paraId="3EC1F0CB" w14:textId="77777777" w:rsidTr="343793FA">
        <w:tc>
          <w:tcPr>
            <w:tcW w:w="4680" w:type="dxa"/>
          </w:tcPr>
          <w:p w14:paraId="61CD397C" w14:textId="66D60BA1" w:rsidR="388200EC" w:rsidRDefault="388200EC" w:rsidP="343793FA">
            <w:r w:rsidRPr="343793FA">
              <w:t>Help and documentation</w:t>
            </w:r>
          </w:p>
          <w:p w14:paraId="13DD270A" w14:textId="1670060A" w:rsidR="343793FA" w:rsidRDefault="343793FA" w:rsidP="343793FA"/>
          <w:p w14:paraId="669A5F78" w14:textId="127064BD" w:rsidR="343793FA" w:rsidRDefault="343793FA" w:rsidP="343793FA"/>
        </w:tc>
        <w:tc>
          <w:tcPr>
            <w:tcW w:w="4680" w:type="dxa"/>
          </w:tcPr>
          <w:p w14:paraId="262F1734" w14:textId="1D0AA222" w:rsidR="343793FA" w:rsidRDefault="343793FA" w:rsidP="343793FA">
            <w:r w:rsidRPr="343793FA">
              <w:t>negative</w:t>
            </w:r>
          </w:p>
        </w:tc>
      </w:tr>
    </w:tbl>
    <w:p w14:paraId="0C032DAF" w14:textId="6C4A42F2" w:rsidR="343793FA" w:rsidRDefault="343793FA" w:rsidP="00493555"/>
    <w:p w14:paraId="33E32C93" w14:textId="343A15C1" w:rsidR="343793FA" w:rsidRDefault="343793FA" w:rsidP="0042751C">
      <w:pPr>
        <w:pStyle w:val="4"/>
      </w:pPr>
      <w:r w:rsidRPr="343793FA">
        <w:t>Problem 1: Icon</w:t>
      </w:r>
    </w:p>
    <w:p w14:paraId="39CA9303" w14:textId="77777777" w:rsidR="0042751C" w:rsidRPr="0042751C" w:rsidRDefault="0042751C" w:rsidP="0042751C"/>
    <w:p w14:paraId="3F63A1E1" w14:textId="13C66E99" w:rsidR="343793FA" w:rsidRPr="009F4DDD" w:rsidRDefault="343793FA" w:rsidP="343793FA">
      <w:r w:rsidRPr="009F4DDD">
        <w:t>The main problem is the text-based icon. Not only</w:t>
      </w:r>
      <w:r w:rsidR="00E64368" w:rsidRPr="009F4DDD">
        <w:t xml:space="preserve"> it</w:t>
      </w:r>
      <w:r w:rsidR="00AA1A88" w:rsidRPr="009F4DDD">
        <w:t xml:space="preserve"> is</w:t>
      </w:r>
      <w:r w:rsidRPr="009F4DDD">
        <w:t xml:space="preserve"> unfriendly to people who don’t know Chinese, but</w:t>
      </w:r>
      <w:r w:rsidR="009D0514" w:rsidRPr="009F4DDD">
        <w:t xml:space="preserve"> it</w:t>
      </w:r>
      <w:r w:rsidRPr="009F4DDD">
        <w:t xml:space="preserve"> also hard to understand what it is for without clearly watch and understand the </w:t>
      </w:r>
      <w:r w:rsidR="00CB4ABE" w:rsidRPr="009F4DDD">
        <w:t xml:space="preserve">meaning of </w:t>
      </w:r>
      <w:r w:rsidRPr="009F4DDD">
        <w:t>word</w:t>
      </w:r>
      <w:r w:rsidR="00CB4ABE" w:rsidRPr="009F4DDD">
        <w:t>s</w:t>
      </w:r>
      <w:r w:rsidRPr="009F4DDD">
        <w:t>.</w:t>
      </w:r>
    </w:p>
    <w:p w14:paraId="1244D685" w14:textId="290A1E20" w:rsidR="343793FA" w:rsidRPr="0042751C" w:rsidRDefault="343793FA" w:rsidP="343793FA">
      <w:r w:rsidRPr="009F4DDD">
        <w:t xml:space="preserve">To </w:t>
      </w:r>
      <w:r w:rsidR="00EF4715" w:rsidRPr="009F4DDD">
        <w:t>reproduce</w:t>
      </w:r>
      <w:r w:rsidRPr="009F4DDD">
        <w:t xml:space="preserve"> the problem, by clicking to the website, you will be able to see the design of the website is using many text-based button. </w:t>
      </w:r>
      <w:r w:rsidR="00F72235" w:rsidRPr="009F4DDD">
        <w:t xml:space="preserve"> </w:t>
      </w:r>
    </w:p>
    <w:p w14:paraId="480A35FD" w14:textId="1B7EF42B" w:rsidR="00C840DD" w:rsidRDefault="343793FA" w:rsidP="0042751C">
      <w:pPr>
        <w:pStyle w:val="4"/>
      </w:pPr>
      <w:r w:rsidRPr="343793FA">
        <w:t>Problem 2: Layout</w:t>
      </w:r>
    </w:p>
    <w:p w14:paraId="418DF019" w14:textId="77777777" w:rsidR="0042751C" w:rsidRPr="0042751C" w:rsidRDefault="0042751C" w:rsidP="0042751C"/>
    <w:p w14:paraId="0B443227" w14:textId="28754020" w:rsidR="343793FA" w:rsidRPr="0042751C" w:rsidRDefault="00C840DD" w:rsidP="343793FA">
      <w:pPr>
        <w:rPr>
          <w:lang w:eastAsia="zh-TW"/>
        </w:rPr>
      </w:pPr>
      <w:r w:rsidRPr="009F4DDD">
        <w:rPr>
          <w:lang w:eastAsia="zh-TW"/>
        </w:rPr>
        <w:t>T</w:t>
      </w:r>
      <w:r w:rsidRPr="009F4DDD">
        <w:rPr>
          <w:rFonts w:hint="eastAsia"/>
          <w:lang w:eastAsia="zh-TW"/>
        </w:rPr>
        <w:t>h</w:t>
      </w:r>
      <w:r w:rsidRPr="009F4DDD">
        <w:rPr>
          <w:lang w:eastAsia="zh-TW"/>
        </w:rPr>
        <w:t xml:space="preserve">e main problem is the </w:t>
      </w:r>
      <w:r w:rsidR="009848EA" w:rsidRPr="009F4DDD">
        <w:rPr>
          <w:lang w:eastAsia="zh-TW"/>
        </w:rPr>
        <w:t xml:space="preserve">webpage layout and style. Some of the page Style remain the same, but if </w:t>
      </w:r>
      <w:r w:rsidR="008A616A" w:rsidRPr="009F4DDD">
        <w:rPr>
          <w:lang w:eastAsia="zh-TW"/>
        </w:rPr>
        <w:t>you</w:t>
      </w:r>
      <w:r w:rsidR="009848EA" w:rsidRPr="009F4DDD">
        <w:rPr>
          <w:lang w:eastAsia="zh-TW"/>
        </w:rPr>
        <w:t xml:space="preserve"> are employer </w:t>
      </w:r>
      <w:r w:rsidR="002D455C" w:rsidRPr="009F4DDD">
        <w:rPr>
          <w:lang w:eastAsia="zh-TW"/>
        </w:rPr>
        <w:t>and</w:t>
      </w:r>
      <w:r w:rsidR="009848EA" w:rsidRPr="009F4DDD">
        <w:rPr>
          <w:lang w:eastAsia="zh-TW"/>
        </w:rPr>
        <w:t xml:space="preserve"> an employee, you will see the layout </w:t>
      </w:r>
      <w:r w:rsidR="00381CAD" w:rsidRPr="009F4DDD">
        <w:rPr>
          <w:lang w:eastAsia="zh-TW"/>
        </w:rPr>
        <w:t>of these two pages</w:t>
      </w:r>
      <w:r w:rsidR="009848EA" w:rsidRPr="009F4DDD">
        <w:rPr>
          <w:lang w:eastAsia="zh-TW"/>
        </w:rPr>
        <w:t xml:space="preserve"> is different.</w:t>
      </w:r>
    </w:p>
    <w:p w14:paraId="7817CF5C" w14:textId="1E060C45" w:rsidR="00F41D73" w:rsidRDefault="343793FA" w:rsidP="0042751C">
      <w:pPr>
        <w:pStyle w:val="4"/>
      </w:pPr>
      <w:r w:rsidRPr="343793FA">
        <w:t>Problem 3: history function for user to recall</w:t>
      </w:r>
    </w:p>
    <w:p w14:paraId="3661E23C" w14:textId="77777777" w:rsidR="0042751C" w:rsidRPr="0042751C" w:rsidRDefault="0042751C" w:rsidP="0042751C"/>
    <w:p w14:paraId="0BF4479F" w14:textId="4738BD4E" w:rsidR="00F41D73" w:rsidRPr="009F4DDD" w:rsidRDefault="00F41D73" w:rsidP="00F41D73">
      <w:pPr>
        <w:rPr>
          <w:lang w:eastAsia="zh-TW"/>
        </w:rPr>
      </w:pPr>
      <w:r w:rsidRPr="009F4DDD">
        <w:rPr>
          <w:rFonts w:hint="eastAsia"/>
          <w:lang w:eastAsia="zh-TW"/>
        </w:rPr>
        <w:t>T</w:t>
      </w:r>
      <w:r w:rsidRPr="009F4DDD">
        <w:rPr>
          <w:lang w:eastAsia="zh-TW"/>
        </w:rPr>
        <w:t xml:space="preserve">he main problem is that </w:t>
      </w:r>
      <w:r w:rsidR="00F70003" w:rsidRPr="009F4DDD">
        <w:rPr>
          <w:lang w:eastAsia="zh-TW"/>
        </w:rPr>
        <w:t xml:space="preserve">the system will not record </w:t>
      </w:r>
      <w:r w:rsidR="00034A66" w:rsidRPr="009F4DDD">
        <w:rPr>
          <w:lang w:eastAsia="zh-TW"/>
        </w:rPr>
        <w:t xml:space="preserve">user action, when user want to close the </w:t>
      </w:r>
      <w:r w:rsidR="002E2E96" w:rsidRPr="009F4DDD">
        <w:rPr>
          <w:lang w:eastAsia="zh-TW"/>
        </w:rPr>
        <w:t>windows</w:t>
      </w:r>
      <w:r w:rsidR="00670986" w:rsidRPr="009F4DDD">
        <w:rPr>
          <w:lang w:eastAsia="zh-TW"/>
        </w:rPr>
        <w:t xml:space="preserve">. When user want to start finding the job. The system will lead user to find the job which is </w:t>
      </w:r>
      <w:r w:rsidR="00E30129" w:rsidRPr="009F4DDD">
        <w:rPr>
          <w:lang w:eastAsia="zh-TW"/>
        </w:rPr>
        <w:t>viewed before.</w:t>
      </w:r>
    </w:p>
    <w:p w14:paraId="01EFF975" w14:textId="469C31A8" w:rsidR="343793FA" w:rsidRDefault="343793FA" w:rsidP="343793FA">
      <w:pPr>
        <w:pStyle w:val="4"/>
      </w:pPr>
      <w:r w:rsidRPr="343793FA">
        <w:t>Problem 4: no back function and not clear system status</w:t>
      </w:r>
    </w:p>
    <w:p w14:paraId="3F45014F" w14:textId="77777777" w:rsidR="0042751C" w:rsidRPr="0042751C" w:rsidRDefault="0042751C" w:rsidP="0042751C"/>
    <w:p w14:paraId="2A767EC1" w14:textId="2F4A55A8" w:rsidR="343793FA" w:rsidRPr="009F4DDD" w:rsidRDefault="0027210F" w:rsidP="343793FA">
      <w:r w:rsidRPr="009F4DDD">
        <w:rPr>
          <w:rFonts w:hint="eastAsia"/>
          <w:lang w:eastAsia="zh-TW"/>
        </w:rPr>
        <w:t>T</w:t>
      </w:r>
      <w:r w:rsidRPr="009F4DDD">
        <w:rPr>
          <w:lang w:eastAsia="zh-TW"/>
        </w:rPr>
        <w:t>he problem</w:t>
      </w:r>
      <w:r w:rsidR="00FD451A" w:rsidRPr="009F4DDD">
        <w:rPr>
          <w:lang w:eastAsia="zh-TW"/>
        </w:rPr>
        <w:t xml:space="preserve"> </w:t>
      </w:r>
      <w:r w:rsidR="00F12774" w:rsidRPr="009F4DDD">
        <w:rPr>
          <w:lang w:eastAsia="zh-TW"/>
        </w:rPr>
        <w:t xml:space="preserve">is </w:t>
      </w:r>
      <w:r w:rsidR="00A45206" w:rsidRPr="009F4DDD">
        <w:rPr>
          <w:lang w:eastAsia="zh-TW"/>
        </w:rPr>
        <w:t xml:space="preserve">the website doesn’t have </w:t>
      </w:r>
      <w:r w:rsidR="002338EC" w:rsidRPr="009F4DDD">
        <w:rPr>
          <w:lang w:eastAsia="zh-TW"/>
        </w:rPr>
        <w:t>pr</w:t>
      </w:r>
      <w:r w:rsidR="00517E82" w:rsidRPr="009F4DDD">
        <w:rPr>
          <w:lang w:eastAsia="zh-TW"/>
        </w:rPr>
        <w:t>evious</w:t>
      </w:r>
      <w:r w:rsidR="00E52DD1" w:rsidRPr="009F4DDD">
        <w:rPr>
          <w:lang w:eastAsia="zh-TW"/>
        </w:rPr>
        <w:t xml:space="preserve"> function</w:t>
      </w:r>
      <w:r w:rsidR="008F3D0B" w:rsidRPr="009F4DDD">
        <w:rPr>
          <w:lang w:eastAsia="zh-TW"/>
        </w:rPr>
        <w:t xml:space="preserve"> and </w:t>
      </w:r>
      <w:r w:rsidR="0013684B" w:rsidRPr="009F4DDD">
        <w:rPr>
          <w:lang w:eastAsia="zh-TW"/>
        </w:rPr>
        <w:t>a clear system status</w:t>
      </w:r>
      <w:r w:rsidR="00CF6DBF" w:rsidRPr="009F4DDD">
        <w:rPr>
          <w:lang w:eastAsia="zh-TW"/>
        </w:rPr>
        <w:t>.</w:t>
      </w:r>
      <w:r w:rsidR="005C698E" w:rsidRPr="009F4DDD">
        <w:rPr>
          <w:lang w:eastAsia="zh-TW"/>
        </w:rPr>
        <w:t xml:space="preserve"> </w:t>
      </w:r>
      <w:r w:rsidR="00BF5431" w:rsidRPr="009F4DDD">
        <w:rPr>
          <w:lang w:eastAsia="zh-TW"/>
        </w:rPr>
        <w:t>If</w:t>
      </w:r>
      <w:r w:rsidR="00A70685" w:rsidRPr="009F4DDD">
        <w:rPr>
          <w:lang w:eastAsia="zh-TW"/>
        </w:rPr>
        <w:t xml:space="preserve"> </w:t>
      </w:r>
      <w:r w:rsidR="00AA3278" w:rsidRPr="009F4DDD">
        <w:rPr>
          <w:lang w:eastAsia="zh-TW"/>
        </w:rPr>
        <w:t xml:space="preserve">the </w:t>
      </w:r>
      <w:r w:rsidR="002A2700" w:rsidRPr="009F4DDD">
        <w:rPr>
          <w:lang w:eastAsia="zh-TW"/>
        </w:rPr>
        <w:t xml:space="preserve">user </w:t>
      </w:r>
      <w:r w:rsidR="00B76107" w:rsidRPr="009F4DDD">
        <w:rPr>
          <w:lang w:eastAsia="zh-TW"/>
        </w:rPr>
        <w:t>browses</w:t>
      </w:r>
      <w:r w:rsidR="00D565B1" w:rsidRPr="009F4DDD">
        <w:rPr>
          <w:lang w:eastAsia="zh-TW"/>
        </w:rPr>
        <w:t xml:space="preserve"> </w:t>
      </w:r>
      <w:r w:rsidR="00EB0047" w:rsidRPr="009F4DDD">
        <w:rPr>
          <w:lang w:eastAsia="zh-TW"/>
        </w:rPr>
        <w:t>t</w:t>
      </w:r>
      <w:r w:rsidR="00FD2A8C" w:rsidRPr="009F4DDD">
        <w:rPr>
          <w:lang w:eastAsia="zh-TW"/>
        </w:rPr>
        <w:t>he job</w:t>
      </w:r>
      <w:r w:rsidR="00454389" w:rsidRPr="009F4DDD">
        <w:rPr>
          <w:lang w:eastAsia="zh-TW"/>
        </w:rPr>
        <w:t>’s page</w:t>
      </w:r>
      <w:r w:rsidR="0022524C" w:rsidRPr="009F4DDD">
        <w:rPr>
          <w:lang w:eastAsia="zh-TW"/>
        </w:rPr>
        <w:t xml:space="preserve"> first</w:t>
      </w:r>
      <w:r w:rsidR="00454389" w:rsidRPr="009F4DDD">
        <w:rPr>
          <w:lang w:eastAsia="zh-TW"/>
        </w:rPr>
        <w:t>,</w:t>
      </w:r>
      <w:r w:rsidR="009125D3" w:rsidRPr="009F4DDD">
        <w:rPr>
          <w:lang w:eastAsia="zh-TW"/>
        </w:rPr>
        <w:t xml:space="preserve"> </w:t>
      </w:r>
      <w:r w:rsidR="00882790" w:rsidRPr="009F4DDD">
        <w:rPr>
          <w:lang w:eastAsia="zh-TW"/>
        </w:rPr>
        <w:t>he/she ca</w:t>
      </w:r>
      <w:r w:rsidR="00583395" w:rsidRPr="009F4DDD">
        <w:rPr>
          <w:lang w:eastAsia="zh-TW"/>
        </w:rPr>
        <w:t>nnot</w:t>
      </w:r>
      <w:r w:rsidR="00BF034F" w:rsidRPr="009F4DDD">
        <w:rPr>
          <w:lang w:eastAsia="zh-TW"/>
        </w:rPr>
        <w:t xml:space="preserve"> </w:t>
      </w:r>
      <w:r w:rsidR="00E423A0" w:rsidRPr="009F4DDD">
        <w:rPr>
          <w:lang w:eastAsia="zh-TW"/>
        </w:rPr>
        <w:t>go to the</w:t>
      </w:r>
      <w:r w:rsidR="00513D88" w:rsidRPr="009F4DDD">
        <w:rPr>
          <w:lang w:eastAsia="zh-TW"/>
        </w:rPr>
        <w:t xml:space="preserve"> type of jobs that </w:t>
      </w:r>
      <w:r w:rsidR="0042497B" w:rsidRPr="009F4DDD">
        <w:rPr>
          <w:lang w:eastAsia="zh-TW"/>
        </w:rPr>
        <w:t xml:space="preserve">he/she </w:t>
      </w:r>
      <w:r w:rsidR="00C36099" w:rsidRPr="009F4DDD">
        <w:rPr>
          <w:lang w:eastAsia="zh-TW"/>
        </w:rPr>
        <w:t xml:space="preserve">was </w:t>
      </w:r>
      <w:r w:rsidR="00084123" w:rsidRPr="009F4DDD">
        <w:rPr>
          <w:lang w:eastAsia="zh-TW"/>
        </w:rPr>
        <w:t>browsed.</w:t>
      </w:r>
    </w:p>
    <w:p w14:paraId="433918D5" w14:textId="23388129" w:rsidR="343793FA" w:rsidRPr="009F4DDD" w:rsidRDefault="343793FA" w:rsidP="343793FA"/>
    <w:p w14:paraId="6AD7E3CC" w14:textId="79835C43" w:rsidR="343793FA" w:rsidRDefault="343793FA" w:rsidP="343793FA"/>
    <w:p w14:paraId="7A03A5B1" w14:textId="1DC73E8F" w:rsidR="343793FA" w:rsidRDefault="343793FA" w:rsidP="00493555">
      <w:r>
        <w:lastRenderedPageBreak/>
        <w:br/>
      </w:r>
    </w:p>
    <w:p w14:paraId="28496044" w14:textId="6D1362DD" w:rsidR="3D1DCD98" w:rsidRDefault="7F2A5053" w:rsidP="343793FA">
      <w:pPr>
        <w:pStyle w:val="11"/>
      </w:pPr>
      <w:bookmarkStart w:id="37" w:name="_Toc1086660173"/>
      <w:bookmarkStart w:id="38" w:name="_Toc98542302"/>
      <w:bookmarkStart w:id="39" w:name="_Toc98542503"/>
      <w:r w:rsidRPr="343793FA">
        <w:t>Evaluation 2</w:t>
      </w:r>
      <w:bookmarkEnd w:id="37"/>
      <w:bookmarkEnd w:id="38"/>
      <w:bookmarkEnd w:id="39"/>
    </w:p>
    <w:p w14:paraId="3D64EE51" w14:textId="55EEEDF8" w:rsidR="3D1DCD98" w:rsidRPr="0042751C" w:rsidRDefault="3D1DCD98" w:rsidP="343793FA">
      <w:pPr>
        <w:pStyle w:val="11"/>
      </w:pPr>
    </w:p>
    <w:p w14:paraId="3FDD3F91" w14:textId="2AB7CDC0" w:rsidR="3D1DCD98" w:rsidRDefault="7F2A5053" w:rsidP="00352AB2">
      <w:bookmarkStart w:id="40" w:name="_Toc323497520"/>
      <w:r w:rsidRPr="343793FA">
        <w:t>Ethical consideration</w:t>
      </w:r>
      <w:bookmarkEnd w:id="40"/>
    </w:p>
    <w:p w14:paraId="6C506359" w14:textId="471441CF" w:rsidR="3D1DCD98" w:rsidRDefault="3D1DCD98" w:rsidP="00352AB2"/>
    <w:p w14:paraId="12B1F7C0" w14:textId="1F106178" w:rsidR="3D1DCD98" w:rsidRDefault="343793FA" w:rsidP="00F722A1">
      <w:r w:rsidRPr="343793FA">
        <w:t>Privacy of personal information:</w:t>
      </w:r>
    </w:p>
    <w:p w14:paraId="797CCB6C" w14:textId="263A5E49" w:rsidR="3D1DCD98" w:rsidRDefault="343793FA" w:rsidP="00F722A1">
      <w:pPr>
        <w:rPr>
          <w:b/>
        </w:rPr>
      </w:pPr>
      <w:r w:rsidRPr="343793FA">
        <w:rPr>
          <w:b/>
        </w:rPr>
        <w:t>Personal information is not required during the assessment to make sure the data would not breach.</w:t>
      </w:r>
    </w:p>
    <w:p w14:paraId="3815B1F7" w14:textId="40A7DED7" w:rsidR="3D1DCD98" w:rsidRDefault="00A16F73">
      <w:pPr>
        <w:rPr>
          <w:rFonts w:eastAsia="Times New Roman"/>
          <w:color w:val="2F5496" w:themeColor="accent1" w:themeShade="BF"/>
          <w:sz w:val="36"/>
          <w:szCs w:val="36"/>
        </w:rPr>
      </w:pPr>
      <w:r>
        <w:br w:type="page"/>
      </w:r>
    </w:p>
    <w:p w14:paraId="0E498726" w14:textId="0A45417C" w:rsidR="343793FA" w:rsidRDefault="343793FA" w:rsidP="343793FA">
      <w:pPr>
        <w:rPr>
          <w:rFonts w:eastAsia="Times New Roman"/>
          <w:b/>
        </w:rPr>
      </w:pPr>
      <w:r w:rsidRPr="343793FA">
        <w:rPr>
          <w:rFonts w:eastAsia="Times New Roman"/>
          <w:b/>
        </w:rPr>
        <w:lastRenderedPageBreak/>
        <w:t>Develop a consent form</w:t>
      </w:r>
    </w:p>
    <w:p w14:paraId="263B7CA7" w14:textId="397FED78" w:rsidR="343793FA" w:rsidRPr="0077685B" w:rsidRDefault="343793FA" w:rsidP="00F722A1">
      <w:r w:rsidRPr="0077685B">
        <w:t>Although the user’s personal information is not involved in the evaluation process, the user would still be required to sign a consent form before the evaluation begins to prevent privacy issues that may occur during the process.</w:t>
      </w:r>
    </w:p>
    <w:tbl>
      <w:tblPr>
        <w:tblStyle w:val="a4"/>
        <w:tblW w:w="0" w:type="auto"/>
        <w:tblLayout w:type="fixed"/>
        <w:tblLook w:val="06A0" w:firstRow="1" w:lastRow="0" w:firstColumn="1" w:lastColumn="0" w:noHBand="1" w:noVBand="1"/>
      </w:tblPr>
      <w:tblGrid>
        <w:gridCol w:w="9360"/>
      </w:tblGrid>
      <w:tr w:rsidR="343793FA" w14:paraId="32646493" w14:textId="77777777" w:rsidTr="00D567F6">
        <w:trPr>
          <w:trHeight w:val="587"/>
        </w:trPr>
        <w:tc>
          <w:tcPr>
            <w:tcW w:w="9360" w:type="dxa"/>
            <w:vAlign w:val="center"/>
          </w:tcPr>
          <w:p w14:paraId="2A46ED87" w14:textId="5B1730D4" w:rsidR="343793FA" w:rsidRPr="00D567F6" w:rsidRDefault="343793FA" w:rsidP="00D567F6">
            <w:pPr>
              <w:jc w:val="center"/>
              <w:rPr>
                <w:b/>
              </w:rPr>
            </w:pPr>
            <w:r w:rsidRPr="00D567F6">
              <w:rPr>
                <w:b/>
              </w:rPr>
              <w:t>Consent form</w:t>
            </w:r>
          </w:p>
        </w:tc>
      </w:tr>
      <w:tr w:rsidR="343793FA" w14:paraId="04E708BA" w14:textId="77777777" w:rsidTr="343793FA">
        <w:trPr>
          <w:trHeight w:val="1320"/>
        </w:trPr>
        <w:tc>
          <w:tcPr>
            <w:tcW w:w="9360" w:type="dxa"/>
          </w:tcPr>
          <w:p w14:paraId="2344ECB6" w14:textId="50DDA531" w:rsidR="343793FA" w:rsidRDefault="343793FA" w:rsidP="00493555">
            <w:pPr>
              <w:rPr>
                <w:b/>
              </w:rPr>
            </w:pPr>
            <w:r w:rsidRPr="00E2449B">
              <w:t>Dear Sir/Madam:</w:t>
            </w:r>
          </w:p>
          <w:p w14:paraId="7D7243F4" w14:textId="4A0FDF9F" w:rsidR="343793FA" w:rsidRDefault="343793FA" w:rsidP="00493555">
            <w:pPr>
              <w:rPr>
                <w:b/>
                <w:bCs/>
              </w:rPr>
            </w:pPr>
            <w:r w:rsidRPr="343793FA">
              <w:rPr>
                <w:b/>
              </w:rPr>
              <w:t xml:space="preserve"> </w:t>
            </w:r>
          </w:p>
          <w:p w14:paraId="3B667827" w14:textId="790FB72D" w:rsidR="343793FA" w:rsidRDefault="343793FA" w:rsidP="00493555">
            <w:pPr>
              <w:rPr>
                <w:b/>
              </w:rPr>
            </w:pPr>
            <w:r w:rsidRPr="00493555">
              <w:t xml:space="preserve">You are </w:t>
            </w:r>
            <w:r w:rsidRPr="343793FA">
              <w:t>cordially invited to participate in this survey. Please read the consent form below before participating in this study, and if you understand the statement and agree to participate in the study, please proceed to fill out this questionnaire.</w:t>
            </w:r>
          </w:p>
          <w:p w14:paraId="4C342641" w14:textId="236918E0" w:rsidR="343793FA" w:rsidRDefault="343793FA" w:rsidP="00493555">
            <w:pPr>
              <w:rPr>
                <w:b/>
              </w:rPr>
            </w:pPr>
            <w:r w:rsidRPr="00493555">
              <w:t xml:space="preserve"> </w:t>
            </w:r>
          </w:p>
          <w:p w14:paraId="171414EE" w14:textId="2B484D65" w:rsidR="343793FA" w:rsidRDefault="343793FA" w:rsidP="00493555">
            <w:pPr>
              <w:rPr>
                <w:b/>
              </w:rPr>
            </w:pPr>
            <w:r w:rsidRPr="00493555">
              <w:t>The content of the questionnaire will consist of</w:t>
            </w:r>
            <w:r w:rsidRPr="343793FA">
              <w:t xml:space="preserve"> 2 parts. You first need to complete the specified job search based on the task. Next, you will be asked how the user experience and part of the operation feels during this process.</w:t>
            </w:r>
          </w:p>
          <w:p w14:paraId="2C79B0AF" w14:textId="658E207D" w:rsidR="343793FA" w:rsidRDefault="343793FA" w:rsidP="00493555">
            <w:pPr>
              <w:rPr>
                <w:b/>
              </w:rPr>
            </w:pPr>
            <w:r w:rsidRPr="00493555">
              <w:t xml:space="preserve"> </w:t>
            </w:r>
          </w:p>
          <w:p w14:paraId="53C1B139" w14:textId="4AE3B061" w:rsidR="343793FA" w:rsidRDefault="343793FA" w:rsidP="00493555">
            <w:pPr>
              <w:rPr>
                <w:b/>
              </w:rPr>
            </w:pPr>
            <w:r w:rsidRPr="00493555">
              <w:t>The resul</w:t>
            </w:r>
            <w:r w:rsidRPr="343793FA">
              <w:t>ts of this survey and the personal data collected will be kept strictly confidential. Participation in this research will be anonymous and voluntary, participation will not affect your rights in any way, and you have the right to withdraw from this research at any time. Completing this questionnaire constitutes your agreement to participate in this research.</w:t>
            </w:r>
          </w:p>
          <w:p w14:paraId="1357DC15" w14:textId="370EC993" w:rsidR="343793FA" w:rsidRPr="00DF6B97" w:rsidRDefault="343793FA" w:rsidP="00E2449B">
            <w:pPr>
              <w:jc w:val="right"/>
            </w:pPr>
            <w:r>
              <w:br/>
            </w:r>
            <w:r w:rsidRPr="00DF6B97">
              <w:t>Username: _____________</w:t>
            </w:r>
          </w:p>
          <w:p w14:paraId="107C5CF6" w14:textId="49EEE647" w:rsidR="343793FA" w:rsidRPr="00DF6B97" w:rsidRDefault="343793FA" w:rsidP="00E2449B">
            <w:pPr>
              <w:jc w:val="right"/>
            </w:pPr>
          </w:p>
          <w:p w14:paraId="33F20813" w14:textId="1C6AC1D5" w:rsidR="343793FA" w:rsidRPr="00DF6B97" w:rsidRDefault="343793FA" w:rsidP="00E2449B">
            <w:pPr>
              <w:jc w:val="right"/>
              <w:rPr>
                <w:rFonts w:eastAsia="Times New Roman"/>
                <w:b/>
                <w:color w:val="2F5496" w:themeColor="accent1" w:themeShade="BF"/>
              </w:rPr>
            </w:pPr>
            <w:r w:rsidRPr="00DF6B97">
              <w:t>Signature: _____________</w:t>
            </w:r>
          </w:p>
          <w:p w14:paraId="6DBD0496" w14:textId="29005741" w:rsidR="343793FA" w:rsidRPr="00DF6B97" w:rsidRDefault="343793FA" w:rsidP="00E2449B">
            <w:pPr>
              <w:jc w:val="right"/>
            </w:pPr>
          </w:p>
          <w:p w14:paraId="4931DB58" w14:textId="7BC84282" w:rsidR="343793FA" w:rsidRPr="00DF6B97" w:rsidRDefault="343793FA" w:rsidP="00E2449B">
            <w:pPr>
              <w:jc w:val="right"/>
            </w:pPr>
            <w:r w:rsidRPr="00DF6B97">
              <w:t>Date: _____________</w:t>
            </w:r>
          </w:p>
          <w:p w14:paraId="4E1277C9" w14:textId="49DFEB10" w:rsidR="343793FA" w:rsidRDefault="343793FA" w:rsidP="00493555"/>
        </w:tc>
      </w:tr>
    </w:tbl>
    <w:p w14:paraId="51CA619D" w14:textId="6E3FA0E5" w:rsidR="343793FA" w:rsidRDefault="343793FA"/>
    <w:p w14:paraId="0841AFB9" w14:textId="6E3FA0E5" w:rsidR="343793FA" w:rsidRDefault="343793FA" w:rsidP="343793FA">
      <w:pPr>
        <w:rPr>
          <w:rFonts w:eastAsia="Times New Roman"/>
          <w:b/>
        </w:rPr>
      </w:pPr>
      <w:r w:rsidRPr="343793FA">
        <w:rPr>
          <w:rFonts w:eastAsia="Times New Roman"/>
          <w:b/>
        </w:rPr>
        <w:t>Delete all the personal information after the evaluation</w:t>
      </w:r>
    </w:p>
    <w:p w14:paraId="0B277C3C" w14:textId="7386CCE1" w:rsidR="343793FA" w:rsidRDefault="343793FA" w:rsidP="00F722A1">
      <w:pPr>
        <w:rPr>
          <w:b/>
        </w:rPr>
      </w:pPr>
      <w:r w:rsidRPr="343793FA">
        <w:rPr>
          <w:b/>
        </w:rPr>
        <w:t>If the user’s personal information is involved or appears during the evaluation process, would be deleted all after the evaluation is completed</w:t>
      </w:r>
    </w:p>
    <w:p w14:paraId="3E362079" w14:textId="548FB614" w:rsidR="3D1DCD98" w:rsidRDefault="0042751C" w:rsidP="343793FA">
      <w:pPr>
        <w:pStyle w:val="20"/>
      </w:pPr>
      <w:r>
        <w:br w:type="page"/>
      </w:r>
      <w:bookmarkStart w:id="41" w:name="_Toc98542303"/>
      <w:bookmarkStart w:id="42" w:name="_Toc98542504"/>
      <w:bookmarkStart w:id="43" w:name="_Toc1287670565"/>
      <w:r w:rsidR="7F2A5053" w:rsidRPr="343793FA">
        <w:lastRenderedPageBreak/>
        <w:t>Practical consideration</w:t>
      </w:r>
      <w:bookmarkEnd w:id="41"/>
      <w:bookmarkEnd w:id="42"/>
      <w:r w:rsidR="7F2A5053" w:rsidRPr="343793FA">
        <w:t xml:space="preserve"> </w:t>
      </w:r>
      <w:bookmarkEnd w:id="43"/>
    </w:p>
    <w:p w14:paraId="7813BB7E" w14:textId="0AD7B52E" w:rsidR="3D1DCD98" w:rsidRDefault="3D1DCD98" w:rsidP="343793FA">
      <w:pPr>
        <w:pStyle w:val="20"/>
      </w:pPr>
    </w:p>
    <w:p w14:paraId="1A45505F" w14:textId="758B95BD" w:rsidR="3D1DCD98" w:rsidRDefault="343793FA" w:rsidP="343793FA">
      <w:pPr>
        <w:pStyle w:val="20"/>
      </w:pPr>
      <w:bookmarkStart w:id="44" w:name="_Toc98542304"/>
      <w:bookmarkStart w:id="45" w:name="_Toc98542505"/>
      <w:r w:rsidRPr="343793FA">
        <w:t>Equipment:</w:t>
      </w:r>
      <w:bookmarkEnd w:id="44"/>
      <w:bookmarkEnd w:id="45"/>
    </w:p>
    <w:p w14:paraId="7DB02F4D" w14:textId="749F8CA8" w:rsidR="3D1DCD98" w:rsidRDefault="343793FA" w:rsidP="00DC5289">
      <w:r w:rsidRPr="343793FA">
        <w:t>Projects should be evaluated on the local machines without the assistance of any other equipment therefore equipment is not required.</w:t>
      </w:r>
    </w:p>
    <w:p w14:paraId="6019BA17" w14:textId="5CE76A03" w:rsidR="343793FA" w:rsidRDefault="343793FA" w:rsidP="343793FA">
      <w:pPr>
        <w:pStyle w:val="20"/>
      </w:pPr>
    </w:p>
    <w:p w14:paraId="778AFEBC" w14:textId="6B293F91" w:rsidR="3D1DCD98" w:rsidRDefault="7F2A5053" w:rsidP="343793FA">
      <w:pPr>
        <w:pStyle w:val="20"/>
      </w:pPr>
      <w:bookmarkStart w:id="46" w:name="_Toc1989032879"/>
      <w:bookmarkStart w:id="47" w:name="_Toc98542305"/>
      <w:bookmarkStart w:id="48" w:name="_Toc98542506"/>
      <w:r w:rsidRPr="343793FA">
        <w:t>Evaluation plan</w:t>
      </w:r>
      <w:bookmarkEnd w:id="46"/>
      <w:bookmarkEnd w:id="47"/>
      <w:bookmarkEnd w:id="48"/>
    </w:p>
    <w:p w14:paraId="3EE5C1A7" w14:textId="131A422B" w:rsidR="343793FA" w:rsidRDefault="343793FA" w:rsidP="343793FA">
      <w:pPr>
        <w:pStyle w:val="20"/>
      </w:pPr>
    </w:p>
    <w:p w14:paraId="65ACDB33" w14:textId="57910158" w:rsidR="3D1DCD98" w:rsidRDefault="343793FA" w:rsidP="0042751C">
      <w:pPr>
        <w:pStyle w:val="3"/>
      </w:pPr>
      <w:bookmarkStart w:id="49" w:name="_Toc98542306"/>
      <w:bookmarkStart w:id="50" w:name="_Toc98542507"/>
      <w:r w:rsidRPr="343793FA">
        <w:t>Case study Evaluation - User feedback collection</w:t>
      </w:r>
      <w:bookmarkEnd w:id="49"/>
      <w:bookmarkEnd w:id="50"/>
    </w:p>
    <w:p w14:paraId="0A052397" w14:textId="77777777" w:rsidR="0042751C" w:rsidRPr="0042751C" w:rsidRDefault="0042751C" w:rsidP="0042751C"/>
    <w:p w14:paraId="04BD033C" w14:textId="7D816999" w:rsidR="3D1DCD98" w:rsidRDefault="343793FA" w:rsidP="343793FA">
      <w:pPr>
        <w:rPr>
          <w:sz w:val="32"/>
          <w:szCs w:val="32"/>
        </w:rPr>
      </w:pPr>
      <w:r w:rsidRPr="343793FA">
        <w:t>1.Task:</w:t>
      </w:r>
    </w:p>
    <w:p w14:paraId="422921A0" w14:textId="0C82C882" w:rsidR="3D1DCD98" w:rsidRDefault="343793FA" w:rsidP="343793FA">
      <w:r w:rsidRPr="343793FA">
        <w:t>Please carry out the following task. Please speak aloud and say what you are doing as you attempt the task:</w:t>
      </w:r>
    </w:p>
    <w:p w14:paraId="34513704" w14:textId="0C0F740E" w:rsidR="3D1DCD98" w:rsidRDefault="3D1DCD98" w:rsidP="343793FA"/>
    <w:tbl>
      <w:tblPr>
        <w:tblStyle w:val="a4"/>
        <w:tblW w:w="0" w:type="auto"/>
        <w:tblLayout w:type="fixed"/>
        <w:tblLook w:val="06A0" w:firstRow="1" w:lastRow="0" w:firstColumn="1" w:lastColumn="0" w:noHBand="1" w:noVBand="1"/>
      </w:tblPr>
      <w:tblGrid>
        <w:gridCol w:w="9360"/>
      </w:tblGrid>
      <w:tr w:rsidR="343793FA" w14:paraId="615F35C9" w14:textId="77777777" w:rsidTr="343793FA">
        <w:tc>
          <w:tcPr>
            <w:tcW w:w="9360" w:type="dxa"/>
          </w:tcPr>
          <w:p w14:paraId="3AED7444" w14:textId="1C1019D5" w:rsidR="343793FA" w:rsidRDefault="343793FA" w:rsidP="00493555">
            <w:r w:rsidRPr="343793FA">
              <w:t xml:space="preserve">Open </w:t>
            </w:r>
            <w:hyperlink r:id="rId18">
              <w:r w:rsidRPr="343793FA">
                <w:rPr>
                  <w:rStyle w:val="a3"/>
                  <w:rFonts w:eastAsia="Times New Roman"/>
                </w:rPr>
                <w:t>http://www.parttime.hk/</w:t>
              </w:r>
            </w:hyperlink>
            <w:r w:rsidRPr="343793FA">
              <w:t xml:space="preserve"> in any browser and looking for a part-time job for housewife which can only work 4hr a day</w:t>
            </w:r>
            <w:r w:rsidRPr="343793FA">
              <w:rPr>
                <w:lang w:eastAsia="zh-TW"/>
              </w:rPr>
              <w:t>.</w:t>
            </w:r>
            <w:r w:rsidRPr="343793FA">
              <w:t xml:space="preserve"> When you have found one, please say ‘found one’, and that’s the end of the test.</w:t>
            </w:r>
          </w:p>
        </w:tc>
      </w:tr>
    </w:tbl>
    <w:p w14:paraId="553BD05A" w14:textId="445A2E07" w:rsidR="3D1DCD98" w:rsidRDefault="3D1DCD98" w:rsidP="343793FA"/>
    <w:p w14:paraId="083E91FC" w14:textId="5A54B705" w:rsidR="3D1DCD98" w:rsidRDefault="343793FA" w:rsidP="343793FA">
      <w:pPr>
        <w:rPr>
          <w:lang w:eastAsia="zh-TW"/>
        </w:rPr>
      </w:pPr>
      <w:r w:rsidRPr="343793FA">
        <w:rPr>
          <w:lang w:eastAsia="zh-TW"/>
        </w:rPr>
        <w:t>2.User Feedback</w:t>
      </w:r>
    </w:p>
    <w:p w14:paraId="1CBDC093" w14:textId="4DD78793" w:rsidR="3D1DCD98" w:rsidRDefault="343793FA" w:rsidP="343793FA">
      <w:pPr>
        <w:rPr>
          <w:lang w:eastAsia="zh-TW"/>
        </w:rPr>
      </w:pPr>
      <w:r w:rsidRPr="343793FA">
        <w:rPr>
          <w:lang w:eastAsia="zh-TW"/>
        </w:rPr>
        <w:t>After the session has been completed, please fill in the following:</w:t>
      </w:r>
    </w:p>
    <w:p w14:paraId="069EA4FE" w14:textId="03C61731" w:rsidR="3D1DCD98" w:rsidRDefault="343793FA" w:rsidP="343793FA">
      <w:pPr>
        <w:rPr>
          <w:lang w:eastAsia="zh-TW"/>
        </w:rPr>
      </w:pPr>
      <w:r w:rsidRPr="343793FA">
        <w:rPr>
          <w:lang w:eastAsia="zh-TW"/>
        </w:rPr>
        <w:t xml:space="preserve"> </w:t>
      </w:r>
    </w:p>
    <w:p w14:paraId="2BE81F99" w14:textId="24E0206A" w:rsidR="3D1DCD98" w:rsidRDefault="343793FA" w:rsidP="343793FA">
      <w:pPr>
        <w:rPr>
          <w:lang w:eastAsia="zh-TW"/>
        </w:rPr>
      </w:pPr>
      <w:r w:rsidRPr="343793FA">
        <w:rPr>
          <w:lang w:eastAsia="zh-TW"/>
        </w:rPr>
        <w:t xml:space="preserve">A). Usability </w:t>
      </w:r>
    </w:p>
    <w:tbl>
      <w:tblPr>
        <w:tblStyle w:val="a4"/>
        <w:tblW w:w="0" w:type="auto"/>
        <w:tblLayout w:type="fixed"/>
        <w:tblLook w:val="06A0" w:firstRow="1" w:lastRow="0" w:firstColumn="1" w:lastColumn="0" w:noHBand="1" w:noVBand="1"/>
      </w:tblPr>
      <w:tblGrid>
        <w:gridCol w:w="2010"/>
        <w:gridCol w:w="5040"/>
        <w:gridCol w:w="2310"/>
      </w:tblGrid>
      <w:tr w:rsidR="343793FA" w14:paraId="1C5426F0" w14:textId="77777777" w:rsidTr="00054B9A">
        <w:tc>
          <w:tcPr>
            <w:tcW w:w="2010" w:type="dxa"/>
            <w:shd w:val="clear" w:color="auto" w:fill="AEAAAA" w:themeFill="background2" w:themeFillShade="BF"/>
            <w:vAlign w:val="center"/>
          </w:tcPr>
          <w:p w14:paraId="6EC6E32A" w14:textId="7659A37C" w:rsidR="343793FA" w:rsidRPr="00054B9A" w:rsidRDefault="343793FA" w:rsidP="00493555">
            <w:r w:rsidRPr="00054B9A">
              <w:t>Goal</w:t>
            </w:r>
          </w:p>
        </w:tc>
        <w:tc>
          <w:tcPr>
            <w:tcW w:w="5040" w:type="dxa"/>
            <w:shd w:val="clear" w:color="auto" w:fill="AEAAAA" w:themeFill="background2" w:themeFillShade="BF"/>
            <w:vAlign w:val="center"/>
          </w:tcPr>
          <w:p w14:paraId="0B2BCA5D" w14:textId="1E167F53" w:rsidR="343793FA" w:rsidRPr="00054B9A" w:rsidRDefault="343793FA" w:rsidP="00493555">
            <w:r w:rsidRPr="00054B9A">
              <w:t>Metric</w:t>
            </w:r>
          </w:p>
        </w:tc>
        <w:tc>
          <w:tcPr>
            <w:tcW w:w="2310" w:type="dxa"/>
            <w:shd w:val="clear" w:color="auto" w:fill="AEAAAA" w:themeFill="background2" w:themeFillShade="BF"/>
            <w:vAlign w:val="center"/>
          </w:tcPr>
          <w:p w14:paraId="4940B19F" w14:textId="7B1C6725" w:rsidR="343793FA" w:rsidRPr="00054B9A" w:rsidRDefault="343793FA" w:rsidP="00493555">
            <w:r w:rsidRPr="00054B9A">
              <w:t>Value</w:t>
            </w:r>
          </w:p>
        </w:tc>
      </w:tr>
      <w:tr w:rsidR="343793FA" w14:paraId="16E43DE6" w14:textId="77777777" w:rsidTr="343793FA">
        <w:tc>
          <w:tcPr>
            <w:tcW w:w="2010" w:type="dxa"/>
            <w:vAlign w:val="center"/>
          </w:tcPr>
          <w:p w14:paraId="6E6D295D" w14:textId="6601BD77" w:rsidR="343793FA" w:rsidRDefault="343793FA" w:rsidP="343793FA">
            <w:r w:rsidRPr="343793FA">
              <w:t>Effectiveness</w:t>
            </w:r>
          </w:p>
        </w:tc>
        <w:tc>
          <w:tcPr>
            <w:tcW w:w="5040" w:type="dxa"/>
            <w:vAlign w:val="center"/>
          </w:tcPr>
          <w:p w14:paraId="60B6EF4F" w14:textId="0F868C7D" w:rsidR="343793FA" w:rsidRDefault="343793FA" w:rsidP="343793FA">
            <w:r w:rsidRPr="343793FA">
              <w:t xml:space="preserve">Completed within 2 minutes </w:t>
            </w:r>
          </w:p>
        </w:tc>
        <w:tc>
          <w:tcPr>
            <w:tcW w:w="2310" w:type="dxa"/>
            <w:vAlign w:val="center"/>
          </w:tcPr>
          <w:p w14:paraId="1F08E192" w14:textId="7480C738" w:rsidR="343793FA" w:rsidRDefault="343793FA" w:rsidP="00493555">
            <w:r w:rsidRPr="343793FA">
              <w:t>(Yes / No)</w:t>
            </w:r>
          </w:p>
        </w:tc>
      </w:tr>
      <w:tr w:rsidR="343793FA" w14:paraId="3A799EE8" w14:textId="77777777" w:rsidTr="343793FA">
        <w:tc>
          <w:tcPr>
            <w:tcW w:w="2010" w:type="dxa"/>
            <w:vAlign w:val="center"/>
          </w:tcPr>
          <w:p w14:paraId="7C9946BE" w14:textId="23D3000C" w:rsidR="343793FA" w:rsidRDefault="343793FA" w:rsidP="343793FA">
            <w:r w:rsidRPr="343793FA">
              <w:t>Efficient</w:t>
            </w:r>
          </w:p>
        </w:tc>
        <w:tc>
          <w:tcPr>
            <w:tcW w:w="5040" w:type="dxa"/>
            <w:vAlign w:val="center"/>
          </w:tcPr>
          <w:p w14:paraId="7AAFC51A" w14:textId="1C8AA96C" w:rsidR="343793FA" w:rsidRDefault="343793FA" w:rsidP="343793FA">
            <w:r w:rsidRPr="343793FA">
              <w:t>Count clicks to find the job</w:t>
            </w:r>
          </w:p>
        </w:tc>
        <w:tc>
          <w:tcPr>
            <w:tcW w:w="2310" w:type="dxa"/>
            <w:vAlign w:val="center"/>
          </w:tcPr>
          <w:p w14:paraId="4042154C" w14:textId="71F5DB9A" w:rsidR="343793FA" w:rsidRDefault="343793FA" w:rsidP="00493555">
            <w:r w:rsidRPr="343793FA">
              <w:t>Number</w:t>
            </w:r>
          </w:p>
        </w:tc>
      </w:tr>
      <w:tr w:rsidR="343793FA" w14:paraId="5F58A6AC" w14:textId="77777777" w:rsidTr="343793FA">
        <w:tc>
          <w:tcPr>
            <w:tcW w:w="2010" w:type="dxa"/>
            <w:vAlign w:val="center"/>
          </w:tcPr>
          <w:p w14:paraId="13642BE7" w14:textId="62982A85" w:rsidR="343793FA" w:rsidRDefault="343793FA" w:rsidP="343793FA">
            <w:r w:rsidRPr="343793FA">
              <w:t>Satisfaction</w:t>
            </w:r>
          </w:p>
        </w:tc>
        <w:tc>
          <w:tcPr>
            <w:tcW w:w="5040" w:type="dxa"/>
            <w:vAlign w:val="center"/>
          </w:tcPr>
          <w:p w14:paraId="3E4F7A30" w14:textId="30153F03" w:rsidR="343793FA" w:rsidRDefault="343793FA" w:rsidP="343793FA">
            <w:pPr>
              <w:rPr>
                <w:lang w:eastAsia="zh-TW"/>
              </w:rPr>
            </w:pPr>
            <w:r w:rsidRPr="343793FA">
              <w:t>1-Strongly disagree; 2-Disagree; 3-Undecided; 4-Agree; 5-Strongly agree</w:t>
            </w:r>
          </w:p>
        </w:tc>
        <w:tc>
          <w:tcPr>
            <w:tcW w:w="2310" w:type="dxa"/>
            <w:vAlign w:val="center"/>
          </w:tcPr>
          <w:p w14:paraId="38493C31" w14:textId="62E9F69B" w:rsidR="343793FA" w:rsidRDefault="343793FA" w:rsidP="343793FA">
            <w:pPr>
              <w:rPr>
                <w:lang w:eastAsia="zh-TW"/>
              </w:rPr>
            </w:pPr>
            <w:r w:rsidRPr="343793FA">
              <w:t>1-Strongly disagree;</w:t>
            </w:r>
          </w:p>
          <w:p w14:paraId="14952685" w14:textId="524D3F0F" w:rsidR="343793FA" w:rsidRDefault="343793FA" w:rsidP="343793FA">
            <w:pPr>
              <w:rPr>
                <w:lang w:eastAsia="zh-TW"/>
              </w:rPr>
            </w:pPr>
            <w:r w:rsidRPr="343793FA">
              <w:t xml:space="preserve">2-Disagree; </w:t>
            </w:r>
          </w:p>
          <w:p w14:paraId="35C292B7" w14:textId="6A90EC5D" w:rsidR="343793FA" w:rsidRDefault="343793FA" w:rsidP="343793FA">
            <w:pPr>
              <w:rPr>
                <w:lang w:eastAsia="zh-TW"/>
              </w:rPr>
            </w:pPr>
            <w:r w:rsidRPr="343793FA">
              <w:t xml:space="preserve">3-Undecided; </w:t>
            </w:r>
          </w:p>
          <w:p w14:paraId="6749C028" w14:textId="160142CD" w:rsidR="343793FA" w:rsidRDefault="343793FA" w:rsidP="343793FA">
            <w:pPr>
              <w:rPr>
                <w:lang w:eastAsia="zh-TW"/>
              </w:rPr>
            </w:pPr>
            <w:r w:rsidRPr="343793FA">
              <w:t xml:space="preserve">4-Agree; </w:t>
            </w:r>
          </w:p>
          <w:p w14:paraId="71513B54" w14:textId="17794A57" w:rsidR="343793FA" w:rsidRDefault="343793FA" w:rsidP="343793FA">
            <w:pPr>
              <w:rPr>
                <w:lang w:eastAsia="zh-TW"/>
              </w:rPr>
            </w:pPr>
            <w:r w:rsidRPr="343793FA">
              <w:t>5-Strongly agree</w:t>
            </w:r>
          </w:p>
        </w:tc>
      </w:tr>
      <w:tr w:rsidR="343793FA" w14:paraId="65A21558" w14:textId="77777777" w:rsidTr="343793FA">
        <w:tc>
          <w:tcPr>
            <w:tcW w:w="2010" w:type="dxa"/>
            <w:vAlign w:val="center"/>
          </w:tcPr>
          <w:p w14:paraId="520367FC" w14:textId="6FABB4F7" w:rsidR="343793FA" w:rsidRDefault="343793FA" w:rsidP="343793FA">
            <w:r w:rsidRPr="343793FA">
              <w:t>Easy to learn</w:t>
            </w:r>
          </w:p>
        </w:tc>
        <w:tc>
          <w:tcPr>
            <w:tcW w:w="5040" w:type="dxa"/>
            <w:vAlign w:val="center"/>
          </w:tcPr>
          <w:p w14:paraId="3030C848" w14:textId="33E23417" w:rsidR="343793FA" w:rsidRDefault="343793FA" w:rsidP="343793FA">
            <w:r w:rsidRPr="343793FA">
              <w:t>Confuse about how to start finding for a job</w:t>
            </w:r>
          </w:p>
        </w:tc>
        <w:tc>
          <w:tcPr>
            <w:tcW w:w="2310" w:type="dxa"/>
            <w:vAlign w:val="center"/>
          </w:tcPr>
          <w:p w14:paraId="74585D48" w14:textId="7A5E91D9" w:rsidR="343793FA" w:rsidRDefault="343793FA" w:rsidP="00493555">
            <w:r w:rsidRPr="343793FA">
              <w:t>(Yes / No)</w:t>
            </w:r>
          </w:p>
        </w:tc>
      </w:tr>
      <w:tr w:rsidR="343793FA" w14:paraId="40EE7BF4" w14:textId="77777777" w:rsidTr="343793FA">
        <w:tc>
          <w:tcPr>
            <w:tcW w:w="2010" w:type="dxa"/>
            <w:vAlign w:val="center"/>
          </w:tcPr>
          <w:p w14:paraId="034AD51F" w14:textId="342F9F56" w:rsidR="343793FA" w:rsidRDefault="343793FA" w:rsidP="343793FA">
            <w:r w:rsidRPr="343793FA">
              <w:t>Safe to use</w:t>
            </w:r>
          </w:p>
        </w:tc>
        <w:tc>
          <w:tcPr>
            <w:tcW w:w="5040" w:type="dxa"/>
            <w:vAlign w:val="center"/>
          </w:tcPr>
          <w:p w14:paraId="51AF668B" w14:textId="77942B7C" w:rsidR="343793FA" w:rsidRPr="0080119D" w:rsidRDefault="343793FA" w:rsidP="343793FA">
            <w:r w:rsidRPr="0080119D">
              <w:t>fault occurs or is taken to the wrong page</w:t>
            </w:r>
          </w:p>
        </w:tc>
        <w:tc>
          <w:tcPr>
            <w:tcW w:w="2310" w:type="dxa"/>
            <w:vAlign w:val="center"/>
          </w:tcPr>
          <w:p w14:paraId="019635D5" w14:textId="3FBAECAF" w:rsidR="343793FA" w:rsidRDefault="343793FA" w:rsidP="00493555">
            <w:r w:rsidRPr="343793FA">
              <w:t>(Yes / No)</w:t>
            </w:r>
          </w:p>
        </w:tc>
      </w:tr>
      <w:tr w:rsidR="343793FA" w14:paraId="5FF8E505" w14:textId="77777777" w:rsidTr="343793FA">
        <w:tc>
          <w:tcPr>
            <w:tcW w:w="2010" w:type="dxa"/>
            <w:vAlign w:val="center"/>
          </w:tcPr>
          <w:p w14:paraId="7299ECC7" w14:textId="05253193" w:rsidR="343793FA" w:rsidRDefault="343793FA" w:rsidP="343793FA">
            <w:r w:rsidRPr="343793FA">
              <w:t>Have good utility</w:t>
            </w:r>
          </w:p>
        </w:tc>
        <w:tc>
          <w:tcPr>
            <w:tcW w:w="5040" w:type="dxa"/>
            <w:vAlign w:val="center"/>
          </w:tcPr>
          <w:p w14:paraId="05B7B83A" w14:textId="05895AE9" w:rsidR="343793FA" w:rsidRPr="0080119D" w:rsidRDefault="343793FA" w:rsidP="343793FA">
            <w:r w:rsidRPr="0080119D">
              <w:t>Task difficult to accomplish</w:t>
            </w:r>
          </w:p>
        </w:tc>
        <w:tc>
          <w:tcPr>
            <w:tcW w:w="2310" w:type="dxa"/>
            <w:vAlign w:val="center"/>
          </w:tcPr>
          <w:p w14:paraId="6E55C801" w14:textId="737A4E36" w:rsidR="343793FA" w:rsidRDefault="343793FA" w:rsidP="00493555">
            <w:r w:rsidRPr="343793FA">
              <w:t>(Yes / No)</w:t>
            </w:r>
          </w:p>
        </w:tc>
      </w:tr>
    </w:tbl>
    <w:p w14:paraId="5FF194D1" w14:textId="3EF1E043" w:rsidR="3D1DCD98" w:rsidRDefault="3D1DCD98" w:rsidP="343793FA"/>
    <w:p w14:paraId="6CCD376F" w14:textId="1346BF87" w:rsidR="3D1DCD98" w:rsidRDefault="343793FA" w:rsidP="343793FA">
      <w:r w:rsidRPr="343793FA">
        <w:t>B) Term map (Highlight those terms which can describe your experience)</w:t>
      </w:r>
    </w:p>
    <w:p w14:paraId="73CF64A1" w14:textId="0CD2787D" w:rsidR="3D1DCD98" w:rsidRDefault="343793FA" w:rsidP="343793FA">
      <w:r w:rsidRPr="343793FA">
        <w:t>Cool</w:t>
      </w:r>
      <w:r w:rsidRPr="343793FA">
        <w:rPr>
          <w:lang w:eastAsia="zh-TW"/>
        </w:rPr>
        <w:t xml:space="preserve"> </w:t>
      </w:r>
      <w:r w:rsidR="3D1DCD98">
        <w:tab/>
      </w:r>
      <w:r w:rsidR="3D1DCD98">
        <w:tab/>
      </w:r>
      <w:r w:rsidR="3D1DCD98">
        <w:tab/>
      </w:r>
      <w:r w:rsidR="3D1DCD98">
        <w:tab/>
      </w:r>
      <w:r w:rsidRPr="343793FA">
        <w:rPr>
          <w:lang w:eastAsia="zh-TW"/>
        </w:rPr>
        <w:t>Fresh</w:t>
      </w:r>
      <w:r w:rsidR="3D1DCD98">
        <w:tab/>
      </w:r>
      <w:r w:rsidR="3D1DCD98">
        <w:tab/>
      </w:r>
      <w:r w:rsidR="3D1DCD98">
        <w:tab/>
      </w:r>
      <w:r w:rsidR="3D1DCD98">
        <w:tab/>
      </w:r>
      <w:r w:rsidR="3D1DCD98">
        <w:tab/>
      </w:r>
      <w:r w:rsidRPr="343793FA">
        <w:rPr>
          <w:lang w:eastAsia="zh-TW"/>
        </w:rPr>
        <w:t>Exciting</w:t>
      </w:r>
      <w:r w:rsidR="3D1DCD98">
        <w:tab/>
      </w:r>
      <w:r w:rsidR="3D1DCD98">
        <w:tab/>
      </w:r>
      <w:r w:rsidR="3D1DCD98">
        <w:tab/>
      </w:r>
      <w:r w:rsidR="3D1DCD98">
        <w:tab/>
      </w:r>
      <w:r w:rsidRPr="343793FA">
        <w:rPr>
          <w:lang w:eastAsia="zh-TW"/>
        </w:rPr>
        <w:t>Boring</w:t>
      </w:r>
      <w:r w:rsidR="3D1DCD98">
        <w:tab/>
      </w:r>
      <w:r w:rsidR="3D1DCD98">
        <w:tab/>
      </w:r>
      <w:r w:rsidR="3D1DCD98">
        <w:tab/>
      </w:r>
      <w:r w:rsidR="3D1DCD98">
        <w:tab/>
      </w:r>
      <w:r w:rsidRPr="343793FA">
        <w:rPr>
          <w:lang w:eastAsia="zh-TW"/>
        </w:rPr>
        <w:t>Nice</w:t>
      </w:r>
    </w:p>
    <w:p w14:paraId="4334EF00" w14:textId="326EA197" w:rsidR="3D1DCD98" w:rsidRDefault="343793FA" w:rsidP="343793FA">
      <w:r w:rsidRPr="343793FA">
        <w:t>Intriguing</w:t>
      </w:r>
      <w:r w:rsidR="3D1DCD98">
        <w:tab/>
      </w:r>
      <w:r w:rsidR="3D1DCD98">
        <w:tab/>
      </w:r>
      <w:r w:rsidR="3D1DCD98">
        <w:tab/>
      </w:r>
      <w:r w:rsidR="3D1DCD98">
        <w:tab/>
      </w:r>
      <w:r w:rsidRPr="343793FA">
        <w:t>Fun</w:t>
      </w:r>
      <w:r w:rsidR="3D1DCD98">
        <w:tab/>
      </w:r>
      <w:r w:rsidR="3D1DCD98">
        <w:tab/>
      </w:r>
      <w:r w:rsidR="3D1DCD98">
        <w:tab/>
      </w:r>
      <w:r w:rsidR="3D1DCD98">
        <w:tab/>
      </w:r>
      <w:r w:rsidR="3D1DCD98">
        <w:tab/>
      </w:r>
      <w:r w:rsidRPr="343793FA">
        <w:t>Annoying</w:t>
      </w:r>
      <w:r w:rsidR="3D1DCD98">
        <w:tab/>
      </w:r>
      <w:r w:rsidR="3D1DCD98">
        <w:tab/>
      </w:r>
      <w:r w:rsidR="3D1DCD98">
        <w:tab/>
      </w:r>
      <w:r w:rsidR="3D1DCD98">
        <w:tab/>
      </w:r>
      <w:r w:rsidR="3D1DCD98">
        <w:tab/>
      </w:r>
      <w:r w:rsidRPr="343793FA">
        <w:t>Beautiful</w:t>
      </w:r>
    </w:p>
    <w:p w14:paraId="4AD98CA6" w14:textId="69C2CA40" w:rsidR="3D1DCD98" w:rsidRDefault="343793FA" w:rsidP="343793FA">
      <w:r w:rsidRPr="343793FA">
        <w:t>Slick</w:t>
      </w:r>
      <w:r w:rsidR="3D1DCD98">
        <w:tab/>
      </w:r>
      <w:r w:rsidR="3D1DCD98">
        <w:tab/>
      </w:r>
      <w:r w:rsidR="3D1DCD98">
        <w:tab/>
      </w:r>
      <w:r w:rsidR="3D1DCD98">
        <w:tab/>
      </w:r>
      <w:r w:rsidR="3D1DCD98">
        <w:tab/>
      </w:r>
      <w:r w:rsidRPr="343793FA">
        <w:t>Satisfying</w:t>
      </w:r>
      <w:r w:rsidR="3D1DCD98">
        <w:tab/>
      </w:r>
      <w:r w:rsidR="3D1DCD98">
        <w:tab/>
      </w:r>
      <w:r w:rsidR="3D1DCD98">
        <w:tab/>
      </w:r>
      <w:r w:rsidR="3D1DCD98">
        <w:tab/>
      </w:r>
      <w:r w:rsidRPr="343793FA">
        <w:t>Clever</w:t>
      </w:r>
      <w:r w:rsidR="3D1DCD98">
        <w:tab/>
      </w:r>
      <w:r w:rsidR="3D1DCD98">
        <w:tab/>
      </w:r>
      <w:r w:rsidR="3D1DCD98">
        <w:tab/>
      </w:r>
      <w:r w:rsidR="3D1DCD98">
        <w:tab/>
      </w:r>
      <w:r w:rsidRPr="343793FA">
        <w:t>Interesting</w:t>
      </w:r>
      <w:r w:rsidR="3D1DCD98">
        <w:tab/>
      </w:r>
    </w:p>
    <w:p w14:paraId="685FB801" w14:textId="2A031043" w:rsidR="3D1DCD98" w:rsidRDefault="343793FA" w:rsidP="343793FA">
      <w:r w:rsidRPr="343793FA">
        <w:lastRenderedPageBreak/>
        <w:t xml:space="preserve">Rewarding    </w:t>
      </w:r>
      <w:r w:rsidR="3D1DCD98">
        <w:tab/>
      </w:r>
      <w:r w:rsidR="3D1DCD98">
        <w:tab/>
      </w:r>
      <w:r w:rsidR="3D1DCD98">
        <w:tab/>
      </w:r>
      <w:r w:rsidR="3D1DCD98">
        <w:tab/>
      </w:r>
      <w:r w:rsidRPr="343793FA">
        <w:t>Slow</w:t>
      </w:r>
      <w:r w:rsidR="3D1DCD98">
        <w:tab/>
      </w:r>
      <w:r w:rsidR="3D1DCD98">
        <w:tab/>
      </w:r>
      <w:r w:rsidR="3D1DCD98">
        <w:tab/>
      </w:r>
      <w:r w:rsidR="3D1DCD98">
        <w:tab/>
      </w:r>
      <w:r w:rsidRPr="343793FA">
        <w:t>Eager</w:t>
      </w:r>
      <w:r w:rsidR="3D1DCD98">
        <w:tab/>
      </w:r>
      <w:r w:rsidR="3D1DCD98">
        <w:tab/>
      </w:r>
      <w:r w:rsidR="3D1DCD98">
        <w:tab/>
      </w:r>
      <w:r w:rsidR="3D1DCD98">
        <w:tab/>
      </w:r>
      <w:r w:rsidRPr="343793FA">
        <w:t>smooth</w:t>
      </w:r>
    </w:p>
    <w:p w14:paraId="19F38013" w14:textId="4DACA88A" w:rsidR="3D1DCD98" w:rsidRDefault="343793FA" w:rsidP="343793FA">
      <w:pPr>
        <w:rPr>
          <w:lang w:eastAsia="zh-TW"/>
        </w:rPr>
      </w:pPr>
      <w:r w:rsidRPr="343793FA">
        <w:rPr>
          <w:lang w:eastAsia="zh-TW"/>
        </w:rPr>
        <w:t>Disappointed</w:t>
      </w:r>
      <w:r w:rsidR="3D1DCD98">
        <w:tab/>
      </w:r>
      <w:r w:rsidR="3D1DCD98">
        <w:tab/>
      </w:r>
      <w:r w:rsidR="3D1DCD98">
        <w:tab/>
      </w:r>
      <w:r w:rsidRPr="343793FA">
        <w:rPr>
          <w:lang w:eastAsia="zh-TW"/>
        </w:rPr>
        <w:t>Stressed</w:t>
      </w:r>
      <w:r w:rsidR="3D1DCD98">
        <w:tab/>
      </w:r>
      <w:r w:rsidR="3D1DCD98">
        <w:tab/>
      </w:r>
      <w:r w:rsidR="3D1DCD98">
        <w:tab/>
      </w:r>
      <w:r w:rsidRPr="343793FA">
        <w:rPr>
          <w:lang w:eastAsia="zh-TW"/>
        </w:rPr>
        <w:t xml:space="preserve"> Confused</w:t>
      </w:r>
      <w:r w:rsidR="3D1DCD98">
        <w:tab/>
      </w:r>
      <w:r w:rsidR="3D1DCD98">
        <w:tab/>
      </w:r>
      <w:r w:rsidR="3D1DCD98">
        <w:tab/>
      </w:r>
      <w:r w:rsidR="3D1DCD98">
        <w:tab/>
      </w:r>
      <w:r w:rsidRPr="343793FA">
        <w:rPr>
          <w:lang w:eastAsia="zh-TW"/>
        </w:rPr>
        <w:t>hesitant</w:t>
      </w:r>
    </w:p>
    <w:p w14:paraId="3B457713" w14:textId="1F7BC2BB" w:rsidR="3D1DCD98" w:rsidRDefault="343793FA" w:rsidP="343793FA">
      <w:r w:rsidRPr="343793FA">
        <w:t>C) What other terms would you use to describe your experience (if any)</w:t>
      </w:r>
      <w:r w:rsidRPr="343793FA">
        <w:rPr>
          <w:lang w:eastAsia="zh-TW"/>
        </w:rPr>
        <w:t>?</w:t>
      </w:r>
    </w:p>
    <w:tbl>
      <w:tblPr>
        <w:tblStyle w:val="a4"/>
        <w:tblW w:w="0" w:type="auto"/>
        <w:tblLayout w:type="fixed"/>
        <w:tblLook w:val="06A0" w:firstRow="1" w:lastRow="0" w:firstColumn="1" w:lastColumn="0" w:noHBand="1" w:noVBand="1"/>
      </w:tblPr>
      <w:tblGrid>
        <w:gridCol w:w="9360"/>
      </w:tblGrid>
      <w:tr w:rsidR="343793FA" w14:paraId="041ABD30" w14:textId="77777777" w:rsidTr="343793FA">
        <w:trPr>
          <w:trHeight w:val="2850"/>
        </w:trPr>
        <w:tc>
          <w:tcPr>
            <w:tcW w:w="9360" w:type="dxa"/>
          </w:tcPr>
          <w:p w14:paraId="4E57216C" w14:textId="680D7144" w:rsidR="343793FA" w:rsidRDefault="343793FA" w:rsidP="343793FA"/>
        </w:tc>
      </w:tr>
    </w:tbl>
    <w:p w14:paraId="4F4CD12E" w14:textId="444A93BD" w:rsidR="3D1DCD98" w:rsidRDefault="3D1DCD98" w:rsidP="343793FA">
      <w:pPr>
        <w:rPr>
          <w:lang w:eastAsia="zh-TW"/>
        </w:rPr>
      </w:pPr>
    </w:p>
    <w:p w14:paraId="4DCC613A" w14:textId="1E960BD9" w:rsidR="0059349E" w:rsidRPr="0059349E" w:rsidRDefault="0042751C" w:rsidP="343793FA">
      <w:pPr>
        <w:rPr>
          <w:lang w:eastAsia="zh-TW"/>
        </w:rPr>
      </w:pPr>
      <w:r>
        <w:rPr>
          <w:lang w:eastAsia="zh-TW"/>
        </w:rPr>
        <w:br w:type="page"/>
      </w:r>
    </w:p>
    <w:p w14:paraId="54CEB413" w14:textId="7237E675" w:rsidR="3D1DCD98" w:rsidRDefault="7F2A5053" w:rsidP="343793FA">
      <w:pPr>
        <w:pStyle w:val="20"/>
      </w:pPr>
      <w:bookmarkStart w:id="51" w:name="_Toc1708058502"/>
      <w:bookmarkStart w:id="52" w:name="_Toc98541846"/>
      <w:bookmarkStart w:id="53" w:name="_Toc98542307"/>
      <w:bookmarkStart w:id="54" w:name="_Toc98542508"/>
      <w:r w:rsidRPr="343793FA">
        <w:lastRenderedPageBreak/>
        <w:t>Result and analysis</w:t>
      </w:r>
      <w:bookmarkEnd w:id="51"/>
      <w:bookmarkEnd w:id="52"/>
      <w:bookmarkEnd w:id="53"/>
      <w:bookmarkEnd w:id="54"/>
    </w:p>
    <w:p w14:paraId="2F2E2A19" w14:textId="77777777" w:rsidR="0042751C" w:rsidRDefault="0042751C" w:rsidP="343793FA">
      <w:pPr>
        <w:pStyle w:val="20"/>
      </w:pPr>
    </w:p>
    <w:p w14:paraId="3A6E185A" w14:textId="21901A96" w:rsidR="71E75FFB" w:rsidRDefault="71E75FFB" w:rsidP="2A318CAC">
      <w:pPr>
        <w:pStyle w:val="3"/>
      </w:pPr>
      <w:bookmarkStart w:id="55" w:name="_Toc98542308"/>
      <w:bookmarkStart w:id="56" w:name="_Toc98542509"/>
      <w:r>
        <w:t>Effectiveness</w:t>
      </w:r>
      <w:bookmarkEnd w:id="55"/>
      <w:bookmarkEnd w:id="56"/>
    </w:p>
    <w:p w14:paraId="22C745AB" w14:textId="77777777" w:rsidR="0042751C" w:rsidRPr="0042751C" w:rsidRDefault="0042751C" w:rsidP="0042751C"/>
    <w:p w14:paraId="14287526" w14:textId="594856E5" w:rsidR="00A20296" w:rsidRPr="0059349E" w:rsidRDefault="0059349E" w:rsidP="00493555">
      <w:r w:rsidRPr="343793FA">
        <w:t>Completed within 2 minutes</w:t>
      </w:r>
    </w:p>
    <w:p w14:paraId="47872FFD" w14:textId="4BF9D92F" w:rsidR="3C531768" w:rsidRPr="00984C5F" w:rsidRDefault="0062288C" w:rsidP="00984C5F">
      <w:r>
        <w:rPr>
          <w:noProof/>
        </w:rPr>
        <w:drawing>
          <wp:inline distT="0" distB="0" distL="0" distR="0" wp14:anchorId="368408B5" wp14:editId="021FE422">
            <wp:extent cx="5486400" cy="3200400"/>
            <wp:effectExtent l="0" t="0" r="0" b="0"/>
            <wp:docPr id="2" name="圖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CECC2F0" w14:textId="66B8131C" w:rsidR="3C531768" w:rsidRPr="00941151" w:rsidRDefault="006B44B1" w:rsidP="00376CFE">
      <w:pPr>
        <w:rPr>
          <w:b/>
        </w:rPr>
      </w:pPr>
      <w:r w:rsidRPr="006B44B1">
        <w:t xml:space="preserve">In this task, the user must find a job in two mins. </w:t>
      </w:r>
      <w:r w:rsidR="00ED44C5" w:rsidRPr="00ED44C5">
        <w:t>This evaluation uses whether different users can complete the test within a time limit</w:t>
      </w:r>
      <w:r w:rsidR="00C23DF4">
        <w:rPr>
          <w:lang w:eastAsia="zh-TW"/>
        </w:rPr>
        <w:t xml:space="preserve">. </w:t>
      </w:r>
      <w:r w:rsidR="00376CFE" w:rsidRPr="00941151">
        <w:rPr>
          <w:lang w:eastAsia="zh-TW"/>
        </w:rPr>
        <w:t>T</w:t>
      </w:r>
      <w:r w:rsidR="00376CFE" w:rsidRPr="00941151">
        <w:t xml:space="preserve">here had </w:t>
      </w:r>
      <w:r w:rsidR="004F534D">
        <w:t>4</w:t>
      </w:r>
      <w:r w:rsidR="00376CFE" w:rsidRPr="00941151">
        <w:t xml:space="preserve"> users who could complete the task in 2 minutes.</w:t>
      </w:r>
      <w:r w:rsidR="00376CFE" w:rsidRPr="006A2608">
        <w:t xml:space="preserve"> </w:t>
      </w:r>
      <w:r w:rsidR="006A2608" w:rsidRPr="006A2608">
        <w:t xml:space="preserve">And </w:t>
      </w:r>
      <w:r w:rsidR="00C15FD6" w:rsidRPr="006A2608">
        <w:t>no</w:t>
      </w:r>
      <w:r w:rsidR="006A2608" w:rsidRPr="006A2608">
        <w:t xml:space="preserve"> users who can't complete the task in 2 minutes</w:t>
      </w:r>
      <w:r w:rsidR="006A2608">
        <w:t>.</w:t>
      </w:r>
      <w:r w:rsidR="00376CFE" w:rsidRPr="00941151">
        <w:t xml:space="preserve"> </w:t>
      </w:r>
      <w:r w:rsidR="0002030D" w:rsidRPr="0002030D">
        <w:t>Passed users for 100% of the total number of users.</w:t>
      </w:r>
    </w:p>
    <w:p w14:paraId="0B8BAFB6" w14:textId="77777777" w:rsidR="00D40923" w:rsidRDefault="00D40923" w:rsidP="00275961">
      <w:pPr>
        <w:pStyle w:val="3"/>
      </w:pPr>
      <w:bookmarkStart w:id="57" w:name="_Toc98542309"/>
      <w:bookmarkStart w:id="58" w:name="_Toc98542510"/>
      <w:r w:rsidRPr="00275961">
        <w:lastRenderedPageBreak/>
        <w:t>Efficient</w:t>
      </w:r>
      <w:bookmarkEnd w:id="57"/>
      <w:bookmarkEnd w:id="58"/>
    </w:p>
    <w:p w14:paraId="4F411A4B" w14:textId="0131EC96" w:rsidR="00984C5F" w:rsidRPr="00984C5F" w:rsidRDefault="00984C5F" w:rsidP="00984C5F">
      <w:r>
        <w:rPr>
          <w:noProof/>
        </w:rPr>
        <w:drawing>
          <wp:inline distT="0" distB="0" distL="0" distR="0" wp14:anchorId="3A07DA72" wp14:editId="72DB4C92">
            <wp:extent cx="5486400" cy="3200400"/>
            <wp:effectExtent l="0" t="0" r="0" b="0"/>
            <wp:docPr id="10"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C2DEB23" w14:textId="5E43F1B0" w:rsidR="009F0953" w:rsidRPr="007D1BFF" w:rsidRDefault="00A91E1D" w:rsidP="009F0953">
      <w:r w:rsidRPr="007D1BFF">
        <w:t xml:space="preserve">In the evaluation, the user needs to complete the specified task within 2 minutes, </w:t>
      </w:r>
      <w:r w:rsidR="006E6125" w:rsidRPr="007D1BFF">
        <w:t xml:space="preserve">therefor the feedback would ask the user the number of keystrokes </w:t>
      </w:r>
      <w:r w:rsidR="00006D4E" w:rsidRPr="007D1BFF">
        <w:t>required to complete the task to observe the efficiency of the website. According to the chart</w:t>
      </w:r>
      <w:r w:rsidR="00E24234" w:rsidRPr="007D1BFF">
        <w:t xml:space="preserve"> </w:t>
      </w:r>
      <w:r w:rsidR="00355F8D" w:rsidRPr="007D1BFF">
        <w:t>all users have less than 10 keystrokes</w:t>
      </w:r>
      <w:r w:rsidR="003F1982" w:rsidRPr="007D1BFF">
        <w:t xml:space="preserve"> to complete the task, reflecting the operation is very concise and smooth</w:t>
      </w:r>
      <w:r w:rsidR="007B06A7" w:rsidRPr="007D1BFF">
        <w:t>.</w:t>
      </w:r>
    </w:p>
    <w:p w14:paraId="3189E387" w14:textId="77777777" w:rsidR="00984C5F" w:rsidRDefault="00984C5F" w:rsidP="009F0953"/>
    <w:p w14:paraId="70A426A0" w14:textId="1990BF53" w:rsidR="00984C5F" w:rsidRPr="009F0953" w:rsidRDefault="00984C5F" w:rsidP="009B229D">
      <w:pPr>
        <w:pStyle w:val="3"/>
      </w:pPr>
      <w:bookmarkStart w:id="59" w:name="_Toc98542310"/>
      <w:bookmarkStart w:id="60" w:name="_Toc98542511"/>
      <w:r w:rsidRPr="00E353C2">
        <w:t>Satisfaction</w:t>
      </w:r>
      <w:bookmarkEnd w:id="59"/>
      <w:bookmarkEnd w:id="60"/>
    </w:p>
    <w:p w14:paraId="6DFBC884" w14:textId="6F7B543C" w:rsidR="00A51EC4" w:rsidRPr="007D1BFF" w:rsidRDefault="00DC21ED" w:rsidP="00D40923">
      <w:pPr>
        <w:rPr>
          <w:rFonts w:eastAsia="SimSun"/>
          <w:lang w:eastAsia="zh-CN"/>
        </w:rPr>
      </w:pPr>
      <w:r>
        <w:rPr>
          <w:rFonts w:eastAsia="Times New Roman"/>
          <w:noProof/>
        </w:rPr>
        <w:drawing>
          <wp:anchor distT="0" distB="0" distL="114300" distR="114300" simplePos="0" relativeHeight="251658240" behindDoc="0" locked="0" layoutInCell="1" allowOverlap="1" wp14:anchorId="554A2A2C" wp14:editId="3BFC0871">
            <wp:simplePos x="914400" y="5380355"/>
            <wp:positionH relativeFrom="column">
              <wp:align>left</wp:align>
            </wp:positionH>
            <wp:positionV relativeFrom="paragraph">
              <wp:align>top</wp:align>
            </wp:positionV>
            <wp:extent cx="5486400" cy="3200400"/>
            <wp:effectExtent l="0" t="0" r="12700" b="12700"/>
            <wp:wrapSquare wrapText="bothSides"/>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r w:rsidR="00167689">
        <w:rPr>
          <w:rFonts w:eastAsia="Times New Roman"/>
        </w:rPr>
        <w:br/>
      </w:r>
      <w:r w:rsidR="00261236">
        <w:rPr>
          <w:rFonts w:ascii="SimSun" w:eastAsia="SimSun" w:hAnsi="SimSun" w:hint="eastAsia"/>
          <w:lang w:eastAsia="zh-CN"/>
        </w:rPr>
        <w:t>S</w:t>
      </w:r>
      <w:r w:rsidR="00261236">
        <w:rPr>
          <w:rFonts w:hint="eastAsia"/>
          <w:lang w:eastAsia="zh-TW"/>
        </w:rPr>
        <w:t>a</w:t>
      </w:r>
      <w:r w:rsidR="00261236">
        <w:rPr>
          <w:lang w:eastAsia="zh-TW"/>
        </w:rPr>
        <w:t>tisfaction will be represented by a score of 1-5 to strongly disagree to strongly agree</w:t>
      </w:r>
      <w:r w:rsidR="00CE2751">
        <w:rPr>
          <w:lang w:eastAsia="zh-TW"/>
        </w:rPr>
        <w:t xml:space="preserve">. </w:t>
      </w:r>
      <w:r w:rsidR="00CE2751">
        <w:rPr>
          <w:lang w:eastAsia="zh-TW"/>
        </w:rPr>
        <w:lastRenderedPageBreak/>
        <w:t>According</w:t>
      </w:r>
      <w:r w:rsidR="00BB5982">
        <w:rPr>
          <w:lang w:eastAsia="zh-TW"/>
        </w:rPr>
        <w:t xml:space="preserve"> to the cha</w:t>
      </w:r>
      <w:r w:rsidR="00E24234">
        <w:rPr>
          <w:lang w:eastAsia="zh-TW"/>
        </w:rPr>
        <w:t>r</w:t>
      </w:r>
      <w:r w:rsidR="00BB5982">
        <w:rPr>
          <w:lang w:eastAsia="zh-TW"/>
        </w:rPr>
        <w:t>t</w:t>
      </w:r>
      <w:r w:rsidR="008C2FFB">
        <w:rPr>
          <w:lang w:eastAsia="zh-TW"/>
        </w:rPr>
        <w:t>,</w:t>
      </w:r>
      <w:r w:rsidR="00BB5982">
        <w:rPr>
          <w:lang w:eastAsia="zh-TW"/>
        </w:rPr>
        <w:t xml:space="preserve"> 50%</w:t>
      </w:r>
      <w:r w:rsidR="009A7CD3">
        <w:rPr>
          <w:lang w:eastAsia="zh-TW"/>
        </w:rPr>
        <w:t xml:space="preserve"> </w:t>
      </w:r>
      <w:r w:rsidR="00BB5982">
        <w:rPr>
          <w:lang w:eastAsia="zh-TW"/>
        </w:rPr>
        <w:t xml:space="preserve">of </w:t>
      </w:r>
      <w:r w:rsidR="008C2FFB">
        <w:rPr>
          <w:lang w:eastAsia="zh-TW"/>
        </w:rPr>
        <w:t xml:space="preserve">4 </w:t>
      </w:r>
      <w:r w:rsidR="00BB5982">
        <w:rPr>
          <w:lang w:eastAsia="zh-TW"/>
        </w:rPr>
        <w:t xml:space="preserve">users </w:t>
      </w:r>
      <w:r w:rsidR="008C2FFB">
        <w:rPr>
          <w:lang w:eastAsia="zh-TW"/>
        </w:rPr>
        <w:t xml:space="preserve">are </w:t>
      </w:r>
      <w:r w:rsidR="00BB5982">
        <w:rPr>
          <w:lang w:eastAsia="zh-TW"/>
        </w:rPr>
        <w:t xml:space="preserve">feel satisfied </w:t>
      </w:r>
      <w:r w:rsidR="008C2FFB">
        <w:rPr>
          <w:lang w:eastAsia="zh-TW"/>
        </w:rPr>
        <w:t>with</w:t>
      </w:r>
      <w:r w:rsidR="00BB5982">
        <w:rPr>
          <w:lang w:eastAsia="zh-TW"/>
        </w:rPr>
        <w:t xml:space="preserve"> this </w:t>
      </w:r>
      <w:r w:rsidR="00CE2E92">
        <w:rPr>
          <w:lang w:eastAsia="zh-TW"/>
        </w:rPr>
        <w:t>test</w:t>
      </w:r>
      <w:r w:rsidR="009A7CD3">
        <w:rPr>
          <w:lang w:eastAsia="zh-TW"/>
        </w:rPr>
        <w:t>.</w:t>
      </w:r>
      <w:r w:rsidR="0019052D">
        <w:rPr>
          <w:lang w:eastAsia="zh-TW"/>
        </w:rPr>
        <w:t xml:space="preserve"> </w:t>
      </w:r>
      <w:r w:rsidR="0019052D" w:rsidRPr="0019052D">
        <w:rPr>
          <w:lang w:eastAsia="zh-TW"/>
        </w:rPr>
        <w:t>25% of 4 users feel Strongly Disagree or Undecided with this test.</w:t>
      </w:r>
    </w:p>
    <w:p w14:paraId="71E66D2A" w14:textId="6BB43759" w:rsidR="00167689" w:rsidRPr="00167689" w:rsidRDefault="00167689" w:rsidP="00167689"/>
    <w:p w14:paraId="76007B17" w14:textId="42EF7E75" w:rsidR="00406A8F" w:rsidRDefault="00406A8F" w:rsidP="00D40923"/>
    <w:p w14:paraId="55C21D19" w14:textId="77777777" w:rsidR="00D40923" w:rsidRDefault="00D40923" w:rsidP="00E353C2">
      <w:pPr>
        <w:pStyle w:val="3"/>
        <w:spacing w:line="259" w:lineRule="auto"/>
      </w:pPr>
      <w:bookmarkStart w:id="61" w:name="_Toc98542311"/>
      <w:bookmarkStart w:id="62" w:name="_Toc98542512"/>
      <w:r w:rsidRPr="00E353C2">
        <w:t>Easy to learn</w:t>
      </w:r>
      <w:bookmarkEnd w:id="61"/>
      <w:bookmarkEnd w:id="62"/>
    </w:p>
    <w:p w14:paraId="674DB84C" w14:textId="7285A36E" w:rsidR="0010214F" w:rsidRPr="0010214F" w:rsidRDefault="00121C08" w:rsidP="0010214F">
      <w:r>
        <w:rPr>
          <w:noProof/>
        </w:rPr>
        <w:drawing>
          <wp:inline distT="0" distB="0" distL="0" distR="0" wp14:anchorId="5DBD4ABE" wp14:editId="329D9A3C">
            <wp:extent cx="5486400" cy="3200400"/>
            <wp:effectExtent l="0" t="0" r="12700" b="1270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4B6F15F" w14:textId="4B82386C" w:rsidR="00BA36B8" w:rsidRPr="00941151" w:rsidRDefault="00C164D1" w:rsidP="00BA36B8">
      <w:r w:rsidRPr="00C164D1">
        <w:t>This evaluation test</w:t>
      </w:r>
      <w:r>
        <w:t>s</w:t>
      </w:r>
      <w:r w:rsidRPr="00C164D1">
        <w:t xml:space="preserve"> the user's ease of use of the system</w:t>
      </w:r>
      <w:r>
        <w:t xml:space="preserve">. </w:t>
      </w:r>
      <w:r w:rsidR="004F534D" w:rsidRPr="004F534D">
        <w:t>There had 1</w:t>
      </w:r>
      <w:r w:rsidR="00C839A7">
        <w:t xml:space="preserve"> </w:t>
      </w:r>
      <w:r w:rsidR="004F534D" w:rsidRPr="004F534D">
        <w:t>user</w:t>
      </w:r>
      <w:r w:rsidR="003E183E">
        <w:t xml:space="preserve"> agree</w:t>
      </w:r>
      <w:r w:rsidR="004F534D" w:rsidRPr="004F534D">
        <w:t xml:space="preserve"> </w:t>
      </w:r>
      <w:r w:rsidR="0094742C" w:rsidRPr="003B1172">
        <w:t>confused about how to start finding a job</w:t>
      </w:r>
      <w:r w:rsidR="004F534D" w:rsidRPr="004F534D">
        <w:t>.</w:t>
      </w:r>
      <w:r w:rsidR="00DC73A0" w:rsidRPr="00BA36B8">
        <w:t xml:space="preserve"> </w:t>
      </w:r>
      <w:r w:rsidR="00623816" w:rsidRPr="00623816">
        <w:t xml:space="preserve">And </w:t>
      </w:r>
      <w:r w:rsidR="003B1172">
        <w:t>3</w:t>
      </w:r>
      <w:r w:rsidR="003B1172" w:rsidRPr="003B1172">
        <w:t xml:space="preserve"> users disagree confused about how to start finding a job</w:t>
      </w:r>
      <w:r w:rsidR="00DC73A0" w:rsidRPr="000F570A">
        <w:t xml:space="preserve">. </w:t>
      </w:r>
      <w:r w:rsidR="00BA36B8">
        <w:t>Agree</w:t>
      </w:r>
      <w:r w:rsidR="00BA36B8" w:rsidRPr="000F570A">
        <w:t xml:space="preserve"> user for </w:t>
      </w:r>
      <w:r w:rsidR="00BA36B8">
        <w:t>25</w:t>
      </w:r>
      <w:r w:rsidR="00BA36B8" w:rsidRPr="000F570A">
        <w:t>% of the total number of users.</w:t>
      </w:r>
      <w:r w:rsidR="00BA36B8" w:rsidRPr="00BA36B8">
        <w:t xml:space="preserve"> Disa</w:t>
      </w:r>
      <w:r w:rsidR="00BA36B8">
        <w:t>gree</w:t>
      </w:r>
      <w:r w:rsidR="00BA36B8" w:rsidRPr="000F570A">
        <w:t xml:space="preserve"> user for </w:t>
      </w:r>
      <w:r w:rsidR="00374385">
        <w:t>7</w:t>
      </w:r>
      <w:r w:rsidR="00BA36B8">
        <w:t>5</w:t>
      </w:r>
      <w:r w:rsidR="00BA36B8" w:rsidRPr="000F570A">
        <w:t>% of the total number of users.</w:t>
      </w:r>
    </w:p>
    <w:p w14:paraId="79568992" w14:textId="77777777" w:rsidR="00BA36B8" w:rsidRPr="00BA36B8" w:rsidRDefault="00BA36B8" w:rsidP="00BA36B8">
      <w:pPr>
        <w:spacing w:after="160" w:line="259" w:lineRule="auto"/>
      </w:pPr>
    </w:p>
    <w:p w14:paraId="737ACFA4" w14:textId="695A58CA" w:rsidR="007D1BFF" w:rsidRPr="00BA36B8" w:rsidRDefault="007D1BFF" w:rsidP="00D40923">
      <w:pPr>
        <w:spacing w:after="160" w:line="259" w:lineRule="auto"/>
      </w:pPr>
    </w:p>
    <w:p w14:paraId="01CC7D74" w14:textId="77777777" w:rsidR="006E25F4" w:rsidRPr="00BA36B8" w:rsidRDefault="006E25F4" w:rsidP="00D40923"/>
    <w:p w14:paraId="2584E9FA" w14:textId="77777777" w:rsidR="00D40923" w:rsidRDefault="00D40923" w:rsidP="00E353C2">
      <w:pPr>
        <w:pStyle w:val="3"/>
        <w:spacing w:line="259" w:lineRule="auto"/>
      </w:pPr>
      <w:bookmarkStart w:id="63" w:name="_Toc98542312"/>
      <w:bookmarkStart w:id="64" w:name="_Toc98542513"/>
      <w:r w:rsidRPr="00E353C2">
        <w:lastRenderedPageBreak/>
        <w:t>Safe to use</w:t>
      </w:r>
      <w:bookmarkEnd w:id="63"/>
      <w:bookmarkEnd w:id="64"/>
    </w:p>
    <w:p w14:paraId="3E5743D7" w14:textId="7A39B3C1" w:rsidR="00780624" w:rsidRPr="00780624" w:rsidRDefault="00936F71" w:rsidP="00780624">
      <w:pPr>
        <w:spacing w:after="160" w:line="259" w:lineRule="auto"/>
      </w:pPr>
      <w:r>
        <w:rPr>
          <w:noProof/>
        </w:rPr>
        <w:drawing>
          <wp:inline distT="0" distB="0" distL="0" distR="0" wp14:anchorId="3DCA38B5" wp14:editId="4E0D0990">
            <wp:extent cx="5486400" cy="3200400"/>
            <wp:effectExtent l="0" t="0" r="12700" b="12700"/>
            <wp:docPr id="8" name="圖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1F2863C" w14:textId="56BFC5A5" w:rsidR="0006136C" w:rsidRPr="00941151" w:rsidRDefault="006D3C93" w:rsidP="0006136C">
      <w:r w:rsidRPr="006D3C93">
        <w:t xml:space="preserve">This </w:t>
      </w:r>
      <w:r w:rsidR="00400999" w:rsidRPr="00C164D1">
        <w:t>evaluation</w:t>
      </w:r>
      <w:r w:rsidRPr="006D3C93">
        <w:t xml:space="preserve"> tests that there are enough prompts and returns to the correct test when a user fails or is taken to an error page.</w:t>
      </w:r>
      <w:r w:rsidR="00400999">
        <w:t xml:space="preserve"> </w:t>
      </w:r>
      <w:r w:rsidR="0006136C" w:rsidRPr="004F534D">
        <w:t>There had 1</w:t>
      </w:r>
      <w:r w:rsidR="0006136C">
        <w:t xml:space="preserve"> </w:t>
      </w:r>
      <w:r w:rsidR="0006136C" w:rsidRPr="004F534D">
        <w:t>user</w:t>
      </w:r>
      <w:r w:rsidR="0006136C">
        <w:t xml:space="preserve"> agree</w:t>
      </w:r>
      <w:r w:rsidR="0006136C" w:rsidRPr="004F534D">
        <w:t xml:space="preserve"> </w:t>
      </w:r>
      <w:r w:rsidR="002619D3" w:rsidRPr="008A6566">
        <w:t>Fault occurs or is taken to the wrong page</w:t>
      </w:r>
      <w:r w:rsidR="0006136C" w:rsidRPr="004F534D">
        <w:t>.</w:t>
      </w:r>
      <w:r w:rsidR="0006136C" w:rsidRPr="00BA36B8">
        <w:t xml:space="preserve"> </w:t>
      </w:r>
      <w:r w:rsidR="0006136C" w:rsidRPr="00623816">
        <w:t xml:space="preserve">And </w:t>
      </w:r>
      <w:r w:rsidR="0006136C">
        <w:t>3</w:t>
      </w:r>
      <w:r w:rsidR="0006136C" w:rsidRPr="003B1172">
        <w:t xml:space="preserve"> users disagree </w:t>
      </w:r>
      <w:r w:rsidR="002619D3" w:rsidRPr="008A6566">
        <w:t>Fault occurs or is taken</w:t>
      </w:r>
      <w:r w:rsidR="0006136C" w:rsidRPr="008A6566">
        <w:t xml:space="preserve"> to </w:t>
      </w:r>
      <w:r w:rsidR="002619D3" w:rsidRPr="008A6566">
        <w:t>the wrong page</w:t>
      </w:r>
      <w:r w:rsidR="0006136C" w:rsidRPr="000F570A">
        <w:t xml:space="preserve">. </w:t>
      </w:r>
      <w:r w:rsidR="0006136C">
        <w:t>Agree</w:t>
      </w:r>
      <w:r w:rsidR="0006136C" w:rsidRPr="000F570A">
        <w:t xml:space="preserve"> user for </w:t>
      </w:r>
      <w:r w:rsidR="0006136C">
        <w:t>25</w:t>
      </w:r>
      <w:r w:rsidR="0006136C" w:rsidRPr="000F570A">
        <w:t>% of the total number of users.</w:t>
      </w:r>
      <w:r w:rsidR="0006136C" w:rsidRPr="00BA36B8">
        <w:t xml:space="preserve"> Disa</w:t>
      </w:r>
      <w:r w:rsidR="0006136C">
        <w:t>gree</w:t>
      </w:r>
      <w:r w:rsidR="0006136C" w:rsidRPr="000F570A">
        <w:t xml:space="preserve"> user for </w:t>
      </w:r>
      <w:r w:rsidR="0006136C">
        <w:t>75</w:t>
      </w:r>
      <w:r w:rsidR="0006136C" w:rsidRPr="000F570A">
        <w:t>% of the total number of users.</w:t>
      </w:r>
    </w:p>
    <w:p w14:paraId="35EC93D5" w14:textId="77777777" w:rsidR="00D12BF5" w:rsidRDefault="00D12BF5" w:rsidP="00780624">
      <w:pPr>
        <w:rPr>
          <w:ins w:id="65" w:author="{2A2BAE91-23A7-BA44-8186-F2B849BA9A40}" w:date="2022-03-18T23:39:00Z"/>
        </w:rPr>
      </w:pPr>
    </w:p>
    <w:p w14:paraId="7C7DE917" w14:textId="77777777" w:rsidR="00AE09A3" w:rsidRPr="00780624" w:rsidRDefault="00AE09A3" w:rsidP="00780624"/>
    <w:p w14:paraId="477510E9" w14:textId="12301A13" w:rsidR="00D21DB7" w:rsidRPr="00D21DB7" w:rsidRDefault="00D21DB7" w:rsidP="00D21DB7">
      <w:pPr>
        <w:spacing w:after="160" w:line="259" w:lineRule="auto"/>
      </w:pPr>
    </w:p>
    <w:p w14:paraId="76B91B5C" w14:textId="77777777" w:rsidR="0000612F" w:rsidRPr="00D21DB7" w:rsidRDefault="0000612F" w:rsidP="00D21DB7"/>
    <w:p w14:paraId="707A00A2" w14:textId="77777777" w:rsidR="00D40923" w:rsidRDefault="00D40923" w:rsidP="00E353C2">
      <w:pPr>
        <w:pStyle w:val="3"/>
        <w:spacing w:line="259" w:lineRule="auto"/>
        <w:rPr>
          <w:color w:val="000000" w:themeColor="text1"/>
          <w:sz w:val="24"/>
          <w:szCs w:val="24"/>
        </w:rPr>
      </w:pPr>
      <w:bookmarkStart w:id="66" w:name="_Toc98542313"/>
      <w:bookmarkStart w:id="67" w:name="_Toc98542514"/>
      <w:r w:rsidRPr="00E353C2">
        <w:lastRenderedPageBreak/>
        <w:t>Have good utility</w:t>
      </w:r>
      <w:bookmarkEnd w:id="66"/>
      <w:bookmarkEnd w:id="67"/>
    </w:p>
    <w:p w14:paraId="181B60BF" w14:textId="77639FEE" w:rsidR="00983DB3" w:rsidRPr="00983DB3" w:rsidRDefault="00983DB3" w:rsidP="00983DB3">
      <w:pPr>
        <w:spacing w:after="160" w:line="259" w:lineRule="auto"/>
      </w:pPr>
      <w:r>
        <w:rPr>
          <w:noProof/>
        </w:rPr>
        <w:drawing>
          <wp:inline distT="0" distB="0" distL="0" distR="0" wp14:anchorId="43FB6BB7" wp14:editId="36475400">
            <wp:extent cx="5486400" cy="3200400"/>
            <wp:effectExtent l="0" t="0" r="12700" b="1270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DDBA693" w14:textId="22BF302A" w:rsidR="002C5163" w:rsidRPr="003244A4" w:rsidRDefault="00D64D33" w:rsidP="00983DB3">
      <w:r w:rsidRPr="003244A4">
        <w:t>One of the main purposes of the evaluation is the utility of the website, and the utility of this project is reflected in the possibility of jobs for users. According to the data in the chart, half of the users who feel useful and half of the users not practical to the website. In that light, the usefulness of the website may need to be improved.</w:t>
      </w:r>
      <w:r w:rsidR="00F264CF" w:rsidRPr="003244A4">
        <w:t xml:space="preserve"> </w:t>
      </w:r>
    </w:p>
    <w:p w14:paraId="2E98EB4E" w14:textId="77777777" w:rsidR="006219AB" w:rsidRDefault="006219AB" w:rsidP="3C531768">
      <w:pPr>
        <w:pStyle w:val="20"/>
      </w:pPr>
    </w:p>
    <w:p w14:paraId="7CC7DF11" w14:textId="21901A96" w:rsidR="3C531768" w:rsidRDefault="3C531768" w:rsidP="3C531768">
      <w:pPr>
        <w:pStyle w:val="20"/>
      </w:pPr>
    </w:p>
    <w:p w14:paraId="3FBC1986" w14:textId="0C08E0E7" w:rsidR="06B479DE" w:rsidRDefault="06B479DE" w:rsidP="343793FA"/>
    <w:p w14:paraId="4E4E9230" w14:textId="2A00607D" w:rsidR="06B479DE" w:rsidRDefault="06B479DE" w:rsidP="343793FA">
      <w:pPr>
        <w:pStyle w:val="20"/>
      </w:pPr>
    </w:p>
    <w:p w14:paraId="0C5169D5" w14:textId="22941F79" w:rsidR="00487648" w:rsidRDefault="00850732" w:rsidP="004F4229">
      <w:pPr>
        <w:pStyle w:val="3"/>
      </w:pPr>
      <w:bookmarkStart w:id="68" w:name="_Toc98542314"/>
      <w:bookmarkStart w:id="69" w:name="_Toc98542515"/>
      <w:bookmarkStart w:id="70" w:name="_Toc184135928"/>
      <w:r w:rsidRPr="34DB9A27">
        <w:t>Term map</w:t>
      </w:r>
      <w:bookmarkEnd w:id="68"/>
      <w:bookmarkEnd w:id="69"/>
    </w:p>
    <w:p w14:paraId="2D913791" w14:textId="77777777" w:rsidR="00C623FC" w:rsidRPr="0037274D" w:rsidRDefault="00C623FC" w:rsidP="00C623FC">
      <w:r w:rsidRPr="0037274D">
        <w:t>Nice, intriguing, Clever, Smooth</w:t>
      </w:r>
    </w:p>
    <w:p w14:paraId="370D7F2E" w14:textId="77777777" w:rsidR="00C623FC" w:rsidRPr="0037274D" w:rsidRDefault="00C623FC" w:rsidP="00C623FC">
      <w:r w:rsidRPr="0037274D">
        <w:t>Annoying, Slow, Stressed, Confused</w:t>
      </w:r>
    </w:p>
    <w:p w14:paraId="1BD4E8D2" w14:textId="77777777" w:rsidR="00C623FC" w:rsidRPr="0037274D" w:rsidRDefault="00C623FC" w:rsidP="00C623FC">
      <w:r w:rsidRPr="0037274D">
        <w:t>Nice, Satisfying</w:t>
      </w:r>
    </w:p>
    <w:p w14:paraId="51F48359" w14:textId="77777777" w:rsidR="00C623FC" w:rsidRPr="0037274D" w:rsidRDefault="00C623FC" w:rsidP="00C623FC">
      <w:r w:rsidRPr="0037274D">
        <w:t>Fresh, Interesting, Slow, Confused</w:t>
      </w:r>
    </w:p>
    <w:p w14:paraId="0BA36078" w14:textId="528BF45B" w:rsidR="00822962" w:rsidRPr="0037274D" w:rsidRDefault="009A3E89" w:rsidP="00C623FC">
      <w:r w:rsidRPr="009A3E89">
        <w:rPr>
          <w:noProof/>
        </w:rPr>
        <w:lastRenderedPageBreak/>
        <w:drawing>
          <wp:inline distT="0" distB="0" distL="0" distR="0" wp14:anchorId="609B81B9" wp14:editId="46FF3129">
            <wp:extent cx="5943600" cy="3552825"/>
            <wp:effectExtent l="0" t="0" r="0" b="9525"/>
            <wp:docPr id="22" name="圖片 2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descr="一張含有 文字 的圖片&#10;&#10;自動產生的描述"/>
                    <pic:cNvPicPr/>
                  </pic:nvPicPr>
                  <pic:blipFill>
                    <a:blip r:embed="rId25"/>
                    <a:stretch>
                      <a:fillRect/>
                    </a:stretch>
                  </pic:blipFill>
                  <pic:spPr>
                    <a:xfrm>
                      <a:off x="0" y="0"/>
                      <a:ext cx="5943600" cy="3552825"/>
                    </a:xfrm>
                    <a:prstGeom prst="rect">
                      <a:avLst/>
                    </a:prstGeom>
                  </pic:spPr>
                </pic:pic>
              </a:graphicData>
            </a:graphic>
          </wp:inline>
        </w:drawing>
      </w:r>
    </w:p>
    <w:p w14:paraId="5DECB962" w14:textId="3F106095" w:rsidR="00234DEE" w:rsidRPr="0037274D" w:rsidRDefault="00234DEE" w:rsidP="00C623FC"/>
    <w:p w14:paraId="3A8ED478" w14:textId="77777777" w:rsidR="00B0637C" w:rsidRDefault="00B0637C" w:rsidP="06B479DE">
      <w:pPr>
        <w:pStyle w:val="11"/>
      </w:pPr>
    </w:p>
    <w:p w14:paraId="1CD42B91" w14:textId="259706E6" w:rsidR="677CBE8A" w:rsidRPr="004C1865" w:rsidRDefault="64D1D2B7" w:rsidP="06B479DE">
      <w:pPr>
        <w:pStyle w:val="11"/>
      </w:pPr>
      <w:bookmarkStart w:id="71" w:name="_Toc98542315"/>
      <w:bookmarkStart w:id="72" w:name="_Toc98542516"/>
      <w:r w:rsidRPr="343793FA">
        <w:t>Summary</w:t>
      </w:r>
      <w:bookmarkEnd w:id="70"/>
      <w:bookmarkEnd w:id="71"/>
      <w:bookmarkEnd w:id="72"/>
    </w:p>
    <w:p w14:paraId="53DD3D76" w14:textId="6D066459" w:rsidR="00A615BB" w:rsidRPr="00605896" w:rsidRDefault="00C94015" w:rsidP="00273E00">
      <w:pPr>
        <w:rPr>
          <w:rFonts w:eastAsiaTheme="minorEastAsia"/>
          <w:lang w:eastAsia="zh-TW"/>
        </w:rPr>
      </w:pPr>
      <w:r w:rsidRPr="00605896">
        <w:rPr>
          <w:rFonts w:eastAsiaTheme="minorEastAsia"/>
          <w:lang w:eastAsia="zh-TW"/>
        </w:rPr>
        <w:t xml:space="preserve">After </w:t>
      </w:r>
      <w:r w:rsidR="00EC2696" w:rsidRPr="00605896">
        <w:rPr>
          <w:rFonts w:eastAsiaTheme="minorEastAsia"/>
          <w:lang w:eastAsia="zh-TW"/>
        </w:rPr>
        <w:t>researching in</w:t>
      </w:r>
      <w:r w:rsidR="00A615BB" w:rsidRPr="00605896">
        <w:rPr>
          <w:rFonts w:eastAsiaTheme="minorEastAsia"/>
          <w:lang w:eastAsia="zh-TW"/>
        </w:rPr>
        <w:t xml:space="preserve"> use case,</w:t>
      </w:r>
      <w:r w:rsidR="00EC2696" w:rsidRPr="00605896">
        <w:rPr>
          <w:rFonts w:eastAsiaTheme="minorEastAsia"/>
          <w:lang w:eastAsia="zh-TW"/>
        </w:rPr>
        <w:t xml:space="preserve"> it was found that </w:t>
      </w:r>
      <w:r w:rsidR="002A25A8" w:rsidRPr="00605896">
        <w:rPr>
          <w:rFonts w:eastAsiaTheme="minorEastAsia"/>
          <w:lang w:eastAsia="zh-TW"/>
        </w:rPr>
        <w:t>P</w:t>
      </w:r>
      <w:r w:rsidR="00A132A6" w:rsidRPr="00605896">
        <w:rPr>
          <w:rFonts w:eastAsiaTheme="minorEastAsia"/>
          <w:lang w:eastAsia="zh-TW"/>
        </w:rPr>
        <w:t>arttime</w:t>
      </w:r>
      <w:r w:rsidR="002A25A8" w:rsidRPr="00605896">
        <w:rPr>
          <w:rFonts w:eastAsiaTheme="minorEastAsia"/>
          <w:lang w:eastAsia="zh-TW"/>
        </w:rPr>
        <w:t>.</w:t>
      </w:r>
      <w:r w:rsidR="00A132A6" w:rsidRPr="00605896">
        <w:rPr>
          <w:rFonts w:eastAsiaTheme="minorEastAsia"/>
          <w:lang w:eastAsia="zh-TW"/>
        </w:rPr>
        <w:t>hk have some improvement to make.</w:t>
      </w:r>
      <w:r w:rsidR="0023767C" w:rsidRPr="00605896">
        <w:rPr>
          <w:rFonts w:eastAsiaTheme="minorEastAsia"/>
          <w:lang w:eastAsia="zh-TW"/>
        </w:rPr>
        <w:t xml:space="preserve"> </w:t>
      </w:r>
      <w:r w:rsidR="00A615BB" w:rsidRPr="00605896">
        <w:rPr>
          <w:rFonts w:eastAsiaTheme="minorEastAsia"/>
          <w:lang w:eastAsia="zh-TW"/>
        </w:rPr>
        <w:t xml:space="preserve">Although most </w:t>
      </w:r>
      <w:r w:rsidR="004C6FAB" w:rsidRPr="00605896">
        <w:rPr>
          <w:rFonts w:eastAsiaTheme="minorEastAsia"/>
          <w:lang w:eastAsia="zh-TW"/>
        </w:rPr>
        <w:t xml:space="preserve">result is </w:t>
      </w:r>
      <w:r w:rsidR="00A615BB" w:rsidRPr="00605896">
        <w:rPr>
          <w:rFonts w:eastAsiaTheme="minorEastAsia"/>
          <w:lang w:eastAsia="zh-TW"/>
        </w:rPr>
        <w:t>promising</w:t>
      </w:r>
      <w:r w:rsidR="004C6FAB" w:rsidRPr="00605896">
        <w:rPr>
          <w:rFonts w:eastAsiaTheme="minorEastAsia"/>
          <w:lang w:eastAsia="zh-TW"/>
        </w:rPr>
        <w:t xml:space="preserve"> and </w:t>
      </w:r>
      <w:r w:rsidR="00A615BB" w:rsidRPr="00605896">
        <w:rPr>
          <w:rFonts w:eastAsiaTheme="minorEastAsia"/>
          <w:lang w:eastAsia="zh-TW"/>
        </w:rPr>
        <w:t xml:space="preserve">most </w:t>
      </w:r>
      <w:r w:rsidR="004C6FAB" w:rsidRPr="00605896">
        <w:rPr>
          <w:rFonts w:eastAsiaTheme="minorEastAsia"/>
          <w:lang w:eastAsia="zh-TW"/>
        </w:rPr>
        <w:t>user found</w:t>
      </w:r>
      <w:r w:rsidR="00A615BB" w:rsidRPr="00605896">
        <w:rPr>
          <w:rFonts w:eastAsiaTheme="minorEastAsia"/>
          <w:lang w:eastAsia="zh-TW"/>
        </w:rPr>
        <w:t xml:space="preserve"> it </w:t>
      </w:r>
      <w:r w:rsidR="00A553EC" w:rsidRPr="00605896">
        <w:rPr>
          <w:rFonts w:eastAsiaTheme="minorEastAsia"/>
          <w:lang w:eastAsia="zh-TW"/>
        </w:rPr>
        <w:t>satisf</w:t>
      </w:r>
      <w:r w:rsidR="00A615BB" w:rsidRPr="00605896">
        <w:rPr>
          <w:rFonts w:eastAsiaTheme="minorEastAsia"/>
          <w:lang w:eastAsia="zh-TW"/>
        </w:rPr>
        <w:t>ied and accomplish the task on time, some</w:t>
      </w:r>
      <w:r w:rsidR="0023767C" w:rsidRPr="00605896">
        <w:rPr>
          <w:rFonts w:eastAsiaTheme="minorEastAsia"/>
          <w:lang w:eastAsia="zh-TW"/>
        </w:rPr>
        <w:t xml:space="preserve"> result shown that </w:t>
      </w:r>
      <w:r w:rsidR="00D3535B" w:rsidRPr="00605896">
        <w:rPr>
          <w:rFonts w:eastAsiaTheme="minorEastAsia"/>
          <w:lang w:eastAsia="zh-TW"/>
        </w:rPr>
        <w:t xml:space="preserve">some user may </w:t>
      </w:r>
      <w:r w:rsidR="004C6FAB" w:rsidRPr="00605896">
        <w:rPr>
          <w:rFonts w:eastAsiaTheme="minorEastAsia"/>
          <w:lang w:eastAsia="zh-TW"/>
        </w:rPr>
        <w:t>found the website not easy to use</w:t>
      </w:r>
      <w:r w:rsidR="00A615BB" w:rsidRPr="00605896">
        <w:rPr>
          <w:rFonts w:eastAsiaTheme="minorEastAsia"/>
          <w:lang w:eastAsia="zh-TW"/>
        </w:rPr>
        <w:t xml:space="preserve"> and will lead to the wrong page.</w:t>
      </w:r>
    </w:p>
    <w:p w14:paraId="57987715" w14:textId="77777777" w:rsidR="00273E00" w:rsidRPr="00605896" w:rsidRDefault="00273E00" w:rsidP="00273E00">
      <w:pPr>
        <w:rPr>
          <w:lang w:eastAsia="zh-TW"/>
        </w:rPr>
      </w:pPr>
    </w:p>
    <w:p w14:paraId="78AB29F1" w14:textId="2787FD82" w:rsidR="3D1DCD98" w:rsidRPr="00605896" w:rsidRDefault="009C163F" w:rsidP="00273E00">
      <w:pPr>
        <w:rPr>
          <w:rFonts w:eastAsiaTheme="minorEastAsia"/>
          <w:lang w:eastAsia="zh-TW"/>
        </w:rPr>
      </w:pPr>
      <w:r w:rsidRPr="00605896">
        <w:rPr>
          <w:rFonts w:eastAsiaTheme="minorEastAsia"/>
          <w:lang w:eastAsia="zh-TW"/>
        </w:rPr>
        <w:t>Finally</w:t>
      </w:r>
      <w:r w:rsidR="00EE2421" w:rsidRPr="00605896">
        <w:rPr>
          <w:rFonts w:eastAsiaTheme="minorEastAsia"/>
          <w:lang w:eastAsia="zh-TW"/>
        </w:rPr>
        <w:t xml:space="preserve">, another research method was conducted by </w:t>
      </w:r>
      <w:r w:rsidR="00D366EE" w:rsidRPr="00605896">
        <w:rPr>
          <w:rFonts w:eastAsiaTheme="minorEastAsia"/>
          <w:lang w:eastAsia="zh-TW"/>
        </w:rPr>
        <w:t>professional to found out what the weaknesses and the S</w:t>
      </w:r>
      <w:r w:rsidR="00D366EE" w:rsidRPr="00605896">
        <w:rPr>
          <w:rFonts w:eastAsiaTheme="minorEastAsia" w:hint="eastAsia"/>
          <w:lang w:eastAsia="zh-TW"/>
        </w:rPr>
        <w:t>t</w:t>
      </w:r>
      <w:r w:rsidR="00D366EE" w:rsidRPr="00605896">
        <w:rPr>
          <w:rFonts w:eastAsiaTheme="minorEastAsia"/>
          <w:lang w:eastAsia="zh-TW"/>
        </w:rPr>
        <w:t xml:space="preserve">rength of the website. The result shown </w:t>
      </w:r>
      <w:r w:rsidR="001A0B58" w:rsidRPr="00605896">
        <w:rPr>
          <w:rFonts w:eastAsiaTheme="minorEastAsia"/>
          <w:lang w:eastAsia="zh-TW"/>
        </w:rPr>
        <w:t xml:space="preserve">4 main </w:t>
      </w:r>
      <w:r w:rsidR="007D5BA0" w:rsidRPr="00605896">
        <w:rPr>
          <w:rFonts w:eastAsiaTheme="minorEastAsia"/>
          <w:lang w:eastAsia="zh-TW"/>
        </w:rPr>
        <w:t>possible improvement</w:t>
      </w:r>
      <w:r w:rsidRPr="00605896">
        <w:rPr>
          <w:rFonts w:eastAsiaTheme="minorEastAsia"/>
          <w:lang w:eastAsia="zh-TW"/>
        </w:rPr>
        <w:t xml:space="preserve"> which is Match between system and real-world, Consistency and standards,</w:t>
      </w:r>
      <w:r w:rsidRPr="00605896">
        <w:t xml:space="preserve"> </w:t>
      </w:r>
      <w:r w:rsidRPr="00605896">
        <w:rPr>
          <w:rFonts w:eastAsiaTheme="minorEastAsia"/>
          <w:lang w:eastAsia="zh-TW"/>
        </w:rPr>
        <w:t xml:space="preserve">Recognition rather than recall and </w:t>
      </w:r>
      <w:r w:rsidR="00A16F73" w:rsidRPr="00B429CA">
        <w:rPr>
          <w:rFonts w:eastAsiaTheme="minorEastAsia"/>
          <w:lang w:eastAsia="zh-TW"/>
        </w:rPr>
        <w:t>help</w:t>
      </w:r>
      <w:r w:rsidRPr="00605896">
        <w:rPr>
          <w:rFonts w:eastAsiaTheme="minorEastAsia"/>
          <w:lang w:eastAsia="zh-TW"/>
        </w:rPr>
        <w:t xml:space="preserve"> and documentation.</w:t>
      </w:r>
    </w:p>
    <w:sectPr w:rsidR="3D1DCD98" w:rsidRPr="00605896">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EB6869" w14:textId="77777777" w:rsidR="005673CC" w:rsidRDefault="005673CC" w:rsidP="00493555">
      <w:r>
        <w:separator/>
      </w:r>
    </w:p>
  </w:endnote>
  <w:endnote w:type="continuationSeparator" w:id="0">
    <w:p w14:paraId="4737B137" w14:textId="77777777" w:rsidR="005673CC" w:rsidRDefault="005673CC" w:rsidP="00493555">
      <w:r>
        <w:continuationSeparator/>
      </w:r>
    </w:p>
  </w:endnote>
  <w:endnote w:type="continuationNotice" w:id="1">
    <w:p w14:paraId="2861F816" w14:textId="77777777" w:rsidR="005673CC" w:rsidRDefault="005673CC" w:rsidP="004935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D1DCD98" w14:paraId="5083403C" w14:textId="77777777" w:rsidTr="3D1DCD98">
      <w:tc>
        <w:tcPr>
          <w:tcW w:w="3120" w:type="dxa"/>
        </w:tcPr>
        <w:p w14:paraId="3242E87F" w14:textId="57294B6C" w:rsidR="3D1DCD98" w:rsidRDefault="3D1DCD98" w:rsidP="00493555">
          <w:pPr>
            <w:pStyle w:val="a8"/>
          </w:pPr>
        </w:p>
      </w:tc>
      <w:tc>
        <w:tcPr>
          <w:tcW w:w="3120" w:type="dxa"/>
        </w:tcPr>
        <w:p w14:paraId="2FB8689B" w14:textId="631B3CF2" w:rsidR="3D1DCD98" w:rsidRDefault="3D1DCD98" w:rsidP="00493555">
          <w:pPr>
            <w:pStyle w:val="a8"/>
          </w:pPr>
        </w:p>
      </w:tc>
      <w:tc>
        <w:tcPr>
          <w:tcW w:w="3120" w:type="dxa"/>
        </w:tcPr>
        <w:p w14:paraId="7CD89188" w14:textId="6297AA8B" w:rsidR="3D1DCD98" w:rsidRDefault="3D1DCD98" w:rsidP="00493555">
          <w:pPr>
            <w:pStyle w:val="a8"/>
          </w:pPr>
        </w:p>
      </w:tc>
    </w:tr>
  </w:tbl>
  <w:p w14:paraId="5CB6DDB5" w14:textId="4D9734F2" w:rsidR="3D1DCD98" w:rsidRDefault="3D1DCD98" w:rsidP="3D1DCD98">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700C81" w14:textId="77777777" w:rsidR="005673CC" w:rsidRDefault="005673CC" w:rsidP="00493555">
      <w:r>
        <w:separator/>
      </w:r>
    </w:p>
  </w:footnote>
  <w:footnote w:type="continuationSeparator" w:id="0">
    <w:p w14:paraId="4ABE75DB" w14:textId="77777777" w:rsidR="005673CC" w:rsidRDefault="005673CC" w:rsidP="00493555">
      <w:r>
        <w:continuationSeparator/>
      </w:r>
    </w:p>
  </w:footnote>
  <w:footnote w:type="continuationNotice" w:id="1">
    <w:p w14:paraId="5AB50311" w14:textId="77777777" w:rsidR="005673CC" w:rsidRDefault="005673CC" w:rsidP="0049355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D1DCD98" w14:paraId="72BCDE69" w14:textId="77777777" w:rsidTr="3D1DCD98">
      <w:tc>
        <w:tcPr>
          <w:tcW w:w="3120" w:type="dxa"/>
        </w:tcPr>
        <w:p w14:paraId="5FCBC93A" w14:textId="2E521E06" w:rsidR="3D1DCD98" w:rsidRDefault="3D1DCD98" w:rsidP="00493555">
          <w:pPr>
            <w:pStyle w:val="a8"/>
          </w:pPr>
        </w:p>
      </w:tc>
      <w:tc>
        <w:tcPr>
          <w:tcW w:w="3120" w:type="dxa"/>
        </w:tcPr>
        <w:p w14:paraId="72F46CB8" w14:textId="2AB6F2BE" w:rsidR="3D1DCD98" w:rsidRDefault="3D1DCD98" w:rsidP="00493555">
          <w:pPr>
            <w:pStyle w:val="a8"/>
          </w:pPr>
        </w:p>
      </w:tc>
      <w:tc>
        <w:tcPr>
          <w:tcW w:w="3120" w:type="dxa"/>
        </w:tcPr>
        <w:p w14:paraId="71E9A50A" w14:textId="66594593" w:rsidR="3D1DCD98" w:rsidRDefault="3D1DCD98" w:rsidP="00493555">
          <w:pPr>
            <w:pStyle w:val="a8"/>
          </w:pPr>
        </w:p>
      </w:tc>
    </w:tr>
  </w:tbl>
  <w:p w14:paraId="12C57AAB" w14:textId="10CC2D47" w:rsidR="3D1DCD98" w:rsidRDefault="3D1DCD98" w:rsidP="3D1DCD98">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361263"/>
    <w:multiLevelType w:val="hybridMultilevel"/>
    <w:tmpl w:val="FFFFFFFF"/>
    <w:lvl w:ilvl="0" w:tplc="2CDC443C">
      <w:start w:val="1"/>
      <w:numFmt w:val="bullet"/>
      <w:lvlText w:val="-"/>
      <w:lvlJc w:val="left"/>
      <w:pPr>
        <w:ind w:left="720" w:hanging="360"/>
      </w:pPr>
      <w:rPr>
        <w:rFonts w:ascii="Calibri" w:hAnsi="Calibri" w:hint="default"/>
      </w:rPr>
    </w:lvl>
    <w:lvl w:ilvl="1" w:tplc="2084EAC2">
      <w:start w:val="1"/>
      <w:numFmt w:val="bullet"/>
      <w:lvlText w:val="o"/>
      <w:lvlJc w:val="left"/>
      <w:pPr>
        <w:ind w:left="1440" w:hanging="360"/>
      </w:pPr>
      <w:rPr>
        <w:rFonts w:ascii="Courier New" w:hAnsi="Courier New" w:hint="default"/>
      </w:rPr>
    </w:lvl>
    <w:lvl w:ilvl="2" w:tplc="9EE8AE8A">
      <w:start w:val="1"/>
      <w:numFmt w:val="bullet"/>
      <w:lvlText w:val=""/>
      <w:lvlJc w:val="left"/>
      <w:pPr>
        <w:ind w:left="2160" w:hanging="360"/>
      </w:pPr>
      <w:rPr>
        <w:rFonts w:ascii="Wingdings" w:hAnsi="Wingdings" w:hint="default"/>
      </w:rPr>
    </w:lvl>
    <w:lvl w:ilvl="3" w:tplc="50D0D3B2">
      <w:start w:val="1"/>
      <w:numFmt w:val="bullet"/>
      <w:lvlText w:val=""/>
      <w:lvlJc w:val="left"/>
      <w:pPr>
        <w:ind w:left="2880" w:hanging="360"/>
      </w:pPr>
      <w:rPr>
        <w:rFonts w:ascii="Symbol" w:hAnsi="Symbol" w:hint="default"/>
      </w:rPr>
    </w:lvl>
    <w:lvl w:ilvl="4" w:tplc="D4E29588">
      <w:start w:val="1"/>
      <w:numFmt w:val="bullet"/>
      <w:lvlText w:val="o"/>
      <w:lvlJc w:val="left"/>
      <w:pPr>
        <w:ind w:left="3600" w:hanging="360"/>
      </w:pPr>
      <w:rPr>
        <w:rFonts w:ascii="Courier New" w:hAnsi="Courier New" w:hint="default"/>
      </w:rPr>
    </w:lvl>
    <w:lvl w:ilvl="5" w:tplc="298C5B3E">
      <w:start w:val="1"/>
      <w:numFmt w:val="bullet"/>
      <w:lvlText w:val=""/>
      <w:lvlJc w:val="left"/>
      <w:pPr>
        <w:ind w:left="4320" w:hanging="360"/>
      </w:pPr>
      <w:rPr>
        <w:rFonts w:ascii="Wingdings" w:hAnsi="Wingdings" w:hint="default"/>
      </w:rPr>
    </w:lvl>
    <w:lvl w:ilvl="6" w:tplc="B636E7DC">
      <w:start w:val="1"/>
      <w:numFmt w:val="bullet"/>
      <w:lvlText w:val=""/>
      <w:lvlJc w:val="left"/>
      <w:pPr>
        <w:ind w:left="5040" w:hanging="360"/>
      </w:pPr>
      <w:rPr>
        <w:rFonts w:ascii="Symbol" w:hAnsi="Symbol" w:hint="default"/>
      </w:rPr>
    </w:lvl>
    <w:lvl w:ilvl="7" w:tplc="9F9A6E76">
      <w:start w:val="1"/>
      <w:numFmt w:val="bullet"/>
      <w:lvlText w:val="o"/>
      <w:lvlJc w:val="left"/>
      <w:pPr>
        <w:ind w:left="5760" w:hanging="360"/>
      </w:pPr>
      <w:rPr>
        <w:rFonts w:ascii="Courier New" w:hAnsi="Courier New" w:hint="default"/>
      </w:rPr>
    </w:lvl>
    <w:lvl w:ilvl="8" w:tplc="186E80AA">
      <w:start w:val="1"/>
      <w:numFmt w:val="bullet"/>
      <w:lvlText w:val=""/>
      <w:lvlJc w:val="left"/>
      <w:pPr>
        <w:ind w:left="6480" w:hanging="360"/>
      </w:pPr>
      <w:rPr>
        <w:rFonts w:ascii="Wingdings" w:hAnsi="Wingdings" w:hint="default"/>
      </w:rPr>
    </w:lvl>
  </w:abstractNum>
  <w:abstractNum w:abstractNumId="1" w15:restartNumberingAfterBreak="0">
    <w:nsid w:val="25946739"/>
    <w:multiLevelType w:val="hybridMultilevel"/>
    <w:tmpl w:val="607CE2E6"/>
    <w:lvl w:ilvl="0" w:tplc="116A6C0C">
      <w:start w:val="1"/>
      <w:numFmt w:val="bullet"/>
      <w:lvlText w:val="-"/>
      <w:lvlJc w:val="left"/>
      <w:pPr>
        <w:ind w:left="720" w:hanging="360"/>
      </w:pPr>
      <w:rPr>
        <w:rFonts w:ascii="Calibri" w:hAnsi="Calibri" w:hint="default"/>
      </w:rPr>
    </w:lvl>
    <w:lvl w:ilvl="1" w:tplc="64EC2918">
      <w:start w:val="1"/>
      <w:numFmt w:val="bullet"/>
      <w:lvlText w:val="o"/>
      <w:lvlJc w:val="left"/>
      <w:pPr>
        <w:ind w:left="1440" w:hanging="360"/>
      </w:pPr>
      <w:rPr>
        <w:rFonts w:ascii="Courier New" w:hAnsi="Courier New" w:hint="default"/>
      </w:rPr>
    </w:lvl>
    <w:lvl w:ilvl="2" w:tplc="E920EDAA">
      <w:start w:val="1"/>
      <w:numFmt w:val="bullet"/>
      <w:lvlText w:val=""/>
      <w:lvlJc w:val="left"/>
      <w:pPr>
        <w:ind w:left="2160" w:hanging="360"/>
      </w:pPr>
      <w:rPr>
        <w:rFonts w:ascii="Wingdings" w:hAnsi="Wingdings" w:hint="default"/>
      </w:rPr>
    </w:lvl>
    <w:lvl w:ilvl="3" w:tplc="5C9C3C76">
      <w:start w:val="1"/>
      <w:numFmt w:val="bullet"/>
      <w:lvlText w:val=""/>
      <w:lvlJc w:val="left"/>
      <w:pPr>
        <w:ind w:left="2880" w:hanging="360"/>
      </w:pPr>
      <w:rPr>
        <w:rFonts w:ascii="Symbol" w:hAnsi="Symbol" w:hint="default"/>
      </w:rPr>
    </w:lvl>
    <w:lvl w:ilvl="4" w:tplc="C75ED92E">
      <w:start w:val="1"/>
      <w:numFmt w:val="bullet"/>
      <w:lvlText w:val="o"/>
      <w:lvlJc w:val="left"/>
      <w:pPr>
        <w:ind w:left="3600" w:hanging="360"/>
      </w:pPr>
      <w:rPr>
        <w:rFonts w:ascii="Courier New" w:hAnsi="Courier New" w:hint="default"/>
      </w:rPr>
    </w:lvl>
    <w:lvl w:ilvl="5" w:tplc="7BE6AC36">
      <w:start w:val="1"/>
      <w:numFmt w:val="bullet"/>
      <w:lvlText w:val=""/>
      <w:lvlJc w:val="left"/>
      <w:pPr>
        <w:ind w:left="4320" w:hanging="360"/>
      </w:pPr>
      <w:rPr>
        <w:rFonts w:ascii="Wingdings" w:hAnsi="Wingdings" w:hint="default"/>
      </w:rPr>
    </w:lvl>
    <w:lvl w:ilvl="6" w:tplc="0CF09F90">
      <w:start w:val="1"/>
      <w:numFmt w:val="bullet"/>
      <w:lvlText w:val=""/>
      <w:lvlJc w:val="left"/>
      <w:pPr>
        <w:ind w:left="5040" w:hanging="360"/>
      </w:pPr>
      <w:rPr>
        <w:rFonts w:ascii="Symbol" w:hAnsi="Symbol" w:hint="default"/>
      </w:rPr>
    </w:lvl>
    <w:lvl w:ilvl="7" w:tplc="EF122376">
      <w:start w:val="1"/>
      <w:numFmt w:val="bullet"/>
      <w:lvlText w:val="o"/>
      <w:lvlJc w:val="left"/>
      <w:pPr>
        <w:ind w:left="5760" w:hanging="360"/>
      </w:pPr>
      <w:rPr>
        <w:rFonts w:ascii="Courier New" w:hAnsi="Courier New" w:hint="default"/>
      </w:rPr>
    </w:lvl>
    <w:lvl w:ilvl="8" w:tplc="D28005A6">
      <w:start w:val="1"/>
      <w:numFmt w:val="bullet"/>
      <w:lvlText w:val=""/>
      <w:lvlJc w:val="left"/>
      <w:pPr>
        <w:ind w:left="6480" w:hanging="360"/>
      </w:pPr>
      <w:rPr>
        <w:rFonts w:ascii="Wingdings" w:hAnsi="Wingdings" w:hint="default"/>
      </w:rPr>
    </w:lvl>
  </w:abstractNum>
  <w:abstractNum w:abstractNumId="2" w15:restartNumberingAfterBreak="0">
    <w:nsid w:val="378B161F"/>
    <w:multiLevelType w:val="hybridMultilevel"/>
    <w:tmpl w:val="FFFFFFFF"/>
    <w:lvl w:ilvl="0" w:tplc="CCF69554">
      <w:start w:val="1"/>
      <w:numFmt w:val="bullet"/>
      <w:lvlText w:val="-"/>
      <w:lvlJc w:val="left"/>
      <w:pPr>
        <w:ind w:left="720" w:hanging="360"/>
      </w:pPr>
      <w:rPr>
        <w:rFonts w:ascii="Calibri" w:hAnsi="Calibri" w:hint="default"/>
      </w:rPr>
    </w:lvl>
    <w:lvl w:ilvl="1" w:tplc="637E69B8">
      <w:start w:val="1"/>
      <w:numFmt w:val="bullet"/>
      <w:lvlText w:val="o"/>
      <w:lvlJc w:val="left"/>
      <w:pPr>
        <w:ind w:left="1440" w:hanging="360"/>
      </w:pPr>
      <w:rPr>
        <w:rFonts w:ascii="Courier New" w:hAnsi="Courier New" w:hint="default"/>
      </w:rPr>
    </w:lvl>
    <w:lvl w:ilvl="2" w:tplc="446649C0">
      <w:start w:val="1"/>
      <w:numFmt w:val="bullet"/>
      <w:lvlText w:val=""/>
      <w:lvlJc w:val="left"/>
      <w:pPr>
        <w:ind w:left="2160" w:hanging="360"/>
      </w:pPr>
      <w:rPr>
        <w:rFonts w:ascii="Wingdings" w:hAnsi="Wingdings" w:hint="default"/>
      </w:rPr>
    </w:lvl>
    <w:lvl w:ilvl="3" w:tplc="9CE2F25A">
      <w:start w:val="1"/>
      <w:numFmt w:val="bullet"/>
      <w:lvlText w:val=""/>
      <w:lvlJc w:val="left"/>
      <w:pPr>
        <w:ind w:left="2880" w:hanging="360"/>
      </w:pPr>
      <w:rPr>
        <w:rFonts w:ascii="Symbol" w:hAnsi="Symbol" w:hint="default"/>
      </w:rPr>
    </w:lvl>
    <w:lvl w:ilvl="4" w:tplc="0EFC532C">
      <w:start w:val="1"/>
      <w:numFmt w:val="bullet"/>
      <w:lvlText w:val="o"/>
      <w:lvlJc w:val="left"/>
      <w:pPr>
        <w:ind w:left="3600" w:hanging="360"/>
      </w:pPr>
      <w:rPr>
        <w:rFonts w:ascii="Courier New" w:hAnsi="Courier New" w:hint="default"/>
      </w:rPr>
    </w:lvl>
    <w:lvl w:ilvl="5" w:tplc="20F6CE30">
      <w:start w:val="1"/>
      <w:numFmt w:val="bullet"/>
      <w:lvlText w:val=""/>
      <w:lvlJc w:val="left"/>
      <w:pPr>
        <w:ind w:left="4320" w:hanging="360"/>
      </w:pPr>
      <w:rPr>
        <w:rFonts w:ascii="Wingdings" w:hAnsi="Wingdings" w:hint="default"/>
      </w:rPr>
    </w:lvl>
    <w:lvl w:ilvl="6" w:tplc="86307B26">
      <w:start w:val="1"/>
      <w:numFmt w:val="bullet"/>
      <w:lvlText w:val=""/>
      <w:lvlJc w:val="left"/>
      <w:pPr>
        <w:ind w:left="5040" w:hanging="360"/>
      </w:pPr>
      <w:rPr>
        <w:rFonts w:ascii="Symbol" w:hAnsi="Symbol" w:hint="default"/>
      </w:rPr>
    </w:lvl>
    <w:lvl w:ilvl="7" w:tplc="F0C8C22C">
      <w:start w:val="1"/>
      <w:numFmt w:val="bullet"/>
      <w:lvlText w:val="o"/>
      <w:lvlJc w:val="left"/>
      <w:pPr>
        <w:ind w:left="5760" w:hanging="360"/>
      </w:pPr>
      <w:rPr>
        <w:rFonts w:ascii="Courier New" w:hAnsi="Courier New" w:hint="default"/>
      </w:rPr>
    </w:lvl>
    <w:lvl w:ilvl="8" w:tplc="A0683F30">
      <w:start w:val="1"/>
      <w:numFmt w:val="bullet"/>
      <w:lvlText w:val=""/>
      <w:lvlJc w:val="left"/>
      <w:pPr>
        <w:ind w:left="6480" w:hanging="360"/>
      </w:pPr>
      <w:rPr>
        <w:rFonts w:ascii="Wingdings" w:hAnsi="Wingdings" w:hint="default"/>
      </w:rPr>
    </w:lvl>
  </w:abstractNum>
  <w:abstractNum w:abstractNumId="3" w15:restartNumberingAfterBreak="0">
    <w:nsid w:val="3CBC3F3B"/>
    <w:multiLevelType w:val="hybridMultilevel"/>
    <w:tmpl w:val="FFFFFFFF"/>
    <w:lvl w:ilvl="0" w:tplc="D7D0E7E0">
      <w:start w:val="1"/>
      <w:numFmt w:val="bullet"/>
      <w:lvlText w:val=""/>
      <w:lvlJc w:val="left"/>
      <w:pPr>
        <w:ind w:left="720" w:hanging="360"/>
      </w:pPr>
      <w:rPr>
        <w:rFonts w:ascii="Symbol" w:hAnsi="Symbol" w:hint="default"/>
      </w:rPr>
    </w:lvl>
    <w:lvl w:ilvl="1" w:tplc="37CC1BD0">
      <w:start w:val="1"/>
      <w:numFmt w:val="bullet"/>
      <w:lvlText w:val="o"/>
      <w:lvlJc w:val="left"/>
      <w:pPr>
        <w:ind w:left="1440" w:hanging="360"/>
      </w:pPr>
      <w:rPr>
        <w:rFonts w:ascii="Courier New" w:hAnsi="Courier New" w:hint="default"/>
      </w:rPr>
    </w:lvl>
    <w:lvl w:ilvl="2" w:tplc="7E227C92">
      <w:start w:val="1"/>
      <w:numFmt w:val="bullet"/>
      <w:lvlText w:val=""/>
      <w:lvlJc w:val="left"/>
      <w:pPr>
        <w:ind w:left="2160" w:hanging="360"/>
      </w:pPr>
      <w:rPr>
        <w:rFonts w:ascii="Wingdings" w:hAnsi="Wingdings" w:hint="default"/>
      </w:rPr>
    </w:lvl>
    <w:lvl w:ilvl="3" w:tplc="6A300A26">
      <w:start w:val="1"/>
      <w:numFmt w:val="bullet"/>
      <w:lvlText w:val=""/>
      <w:lvlJc w:val="left"/>
      <w:pPr>
        <w:ind w:left="2880" w:hanging="360"/>
      </w:pPr>
      <w:rPr>
        <w:rFonts w:ascii="Symbol" w:hAnsi="Symbol" w:hint="default"/>
      </w:rPr>
    </w:lvl>
    <w:lvl w:ilvl="4" w:tplc="8DF6837C">
      <w:start w:val="1"/>
      <w:numFmt w:val="bullet"/>
      <w:lvlText w:val="o"/>
      <w:lvlJc w:val="left"/>
      <w:pPr>
        <w:ind w:left="3600" w:hanging="360"/>
      </w:pPr>
      <w:rPr>
        <w:rFonts w:ascii="Courier New" w:hAnsi="Courier New" w:hint="default"/>
      </w:rPr>
    </w:lvl>
    <w:lvl w:ilvl="5" w:tplc="988243EC">
      <w:start w:val="1"/>
      <w:numFmt w:val="bullet"/>
      <w:lvlText w:val=""/>
      <w:lvlJc w:val="left"/>
      <w:pPr>
        <w:ind w:left="4320" w:hanging="360"/>
      </w:pPr>
      <w:rPr>
        <w:rFonts w:ascii="Wingdings" w:hAnsi="Wingdings" w:hint="default"/>
      </w:rPr>
    </w:lvl>
    <w:lvl w:ilvl="6" w:tplc="35985486">
      <w:start w:val="1"/>
      <w:numFmt w:val="bullet"/>
      <w:lvlText w:val=""/>
      <w:lvlJc w:val="left"/>
      <w:pPr>
        <w:ind w:left="5040" w:hanging="360"/>
      </w:pPr>
      <w:rPr>
        <w:rFonts w:ascii="Symbol" w:hAnsi="Symbol" w:hint="default"/>
      </w:rPr>
    </w:lvl>
    <w:lvl w:ilvl="7" w:tplc="03A6720E">
      <w:start w:val="1"/>
      <w:numFmt w:val="bullet"/>
      <w:lvlText w:val="o"/>
      <w:lvlJc w:val="left"/>
      <w:pPr>
        <w:ind w:left="5760" w:hanging="360"/>
      </w:pPr>
      <w:rPr>
        <w:rFonts w:ascii="Courier New" w:hAnsi="Courier New" w:hint="default"/>
      </w:rPr>
    </w:lvl>
    <w:lvl w:ilvl="8" w:tplc="E9C26FF0">
      <w:start w:val="1"/>
      <w:numFmt w:val="bullet"/>
      <w:lvlText w:val=""/>
      <w:lvlJc w:val="left"/>
      <w:pPr>
        <w:ind w:left="6480" w:hanging="360"/>
      </w:pPr>
      <w:rPr>
        <w:rFonts w:ascii="Wingdings" w:hAnsi="Wingdings" w:hint="default"/>
      </w:rPr>
    </w:lvl>
  </w:abstractNum>
  <w:abstractNum w:abstractNumId="4" w15:restartNumberingAfterBreak="0">
    <w:nsid w:val="560550E0"/>
    <w:multiLevelType w:val="hybridMultilevel"/>
    <w:tmpl w:val="DB06F4D0"/>
    <w:lvl w:ilvl="0" w:tplc="5A2A94C0">
      <w:start w:val="1"/>
      <w:numFmt w:val="bullet"/>
      <w:lvlText w:val="-"/>
      <w:lvlJc w:val="left"/>
      <w:pPr>
        <w:ind w:left="720" w:hanging="360"/>
      </w:pPr>
      <w:rPr>
        <w:rFonts w:ascii="Calibri" w:hAnsi="Calibri" w:hint="default"/>
      </w:rPr>
    </w:lvl>
    <w:lvl w:ilvl="1" w:tplc="374A7B42">
      <w:start w:val="1"/>
      <w:numFmt w:val="bullet"/>
      <w:lvlText w:val="o"/>
      <w:lvlJc w:val="left"/>
      <w:pPr>
        <w:ind w:left="1440" w:hanging="360"/>
      </w:pPr>
      <w:rPr>
        <w:rFonts w:ascii="Courier New" w:hAnsi="Courier New" w:hint="default"/>
      </w:rPr>
    </w:lvl>
    <w:lvl w:ilvl="2" w:tplc="1B029028">
      <w:start w:val="1"/>
      <w:numFmt w:val="bullet"/>
      <w:lvlText w:val=""/>
      <w:lvlJc w:val="left"/>
      <w:pPr>
        <w:ind w:left="2160" w:hanging="360"/>
      </w:pPr>
      <w:rPr>
        <w:rFonts w:ascii="Wingdings" w:hAnsi="Wingdings" w:hint="default"/>
      </w:rPr>
    </w:lvl>
    <w:lvl w:ilvl="3" w:tplc="D6EE000E">
      <w:start w:val="1"/>
      <w:numFmt w:val="bullet"/>
      <w:lvlText w:val=""/>
      <w:lvlJc w:val="left"/>
      <w:pPr>
        <w:ind w:left="2880" w:hanging="360"/>
      </w:pPr>
      <w:rPr>
        <w:rFonts w:ascii="Symbol" w:hAnsi="Symbol" w:hint="default"/>
      </w:rPr>
    </w:lvl>
    <w:lvl w:ilvl="4" w:tplc="950084E8">
      <w:start w:val="1"/>
      <w:numFmt w:val="bullet"/>
      <w:lvlText w:val="o"/>
      <w:lvlJc w:val="left"/>
      <w:pPr>
        <w:ind w:left="3600" w:hanging="360"/>
      </w:pPr>
      <w:rPr>
        <w:rFonts w:ascii="Courier New" w:hAnsi="Courier New" w:hint="default"/>
      </w:rPr>
    </w:lvl>
    <w:lvl w:ilvl="5" w:tplc="2EB09F32">
      <w:start w:val="1"/>
      <w:numFmt w:val="bullet"/>
      <w:lvlText w:val=""/>
      <w:lvlJc w:val="left"/>
      <w:pPr>
        <w:ind w:left="4320" w:hanging="360"/>
      </w:pPr>
      <w:rPr>
        <w:rFonts w:ascii="Wingdings" w:hAnsi="Wingdings" w:hint="default"/>
      </w:rPr>
    </w:lvl>
    <w:lvl w:ilvl="6" w:tplc="B68807A2">
      <w:start w:val="1"/>
      <w:numFmt w:val="bullet"/>
      <w:lvlText w:val=""/>
      <w:lvlJc w:val="left"/>
      <w:pPr>
        <w:ind w:left="5040" w:hanging="360"/>
      </w:pPr>
      <w:rPr>
        <w:rFonts w:ascii="Symbol" w:hAnsi="Symbol" w:hint="default"/>
      </w:rPr>
    </w:lvl>
    <w:lvl w:ilvl="7" w:tplc="13DE9FA8">
      <w:start w:val="1"/>
      <w:numFmt w:val="bullet"/>
      <w:lvlText w:val="o"/>
      <w:lvlJc w:val="left"/>
      <w:pPr>
        <w:ind w:left="5760" w:hanging="360"/>
      </w:pPr>
      <w:rPr>
        <w:rFonts w:ascii="Courier New" w:hAnsi="Courier New" w:hint="default"/>
      </w:rPr>
    </w:lvl>
    <w:lvl w:ilvl="8" w:tplc="8BF4B1F0">
      <w:start w:val="1"/>
      <w:numFmt w:val="bullet"/>
      <w:lvlText w:val=""/>
      <w:lvlJc w:val="left"/>
      <w:pPr>
        <w:ind w:left="6480" w:hanging="360"/>
      </w:pPr>
      <w:rPr>
        <w:rFonts w:ascii="Wingdings" w:hAnsi="Wingdings" w:hint="default"/>
      </w:rPr>
    </w:lvl>
  </w:abstractNum>
  <w:abstractNum w:abstractNumId="5" w15:restartNumberingAfterBreak="0">
    <w:nsid w:val="5BEE0BF6"/>
    <w:multiLevelType w:val="hybridMultilevel"/>
    <w:tmpl w:val="0B08960A"/>
    <w:lvl w:ilvl="0" w:tplc="D7D0E7E0">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659667EB"/>
    <w:multiLevelType w:val="hybridMultilevel"/>
    <w:tmpl w:val="C83419A8"/>
    <w:lvl w:ilvl="0" w:tplc="96A6C244">
      <w:start w:val="1"/>
      <w:numFmt w:val="bullet"/>
      <w:lvlText w:val=""/>
      <w:lvlJc w:val="left"/>
      <w:pPr>
        <w:ind w:left="720" w:hanging="360"/>
      </w:pPr>
      <w:rPr>
        <w:rFonts w:ascii="Symbol" w:hAnsi="Symbol" w:hint="default"/>
      </w:rPr>
    </w:lvl>
    <w:lvl w:ilvl="1" w:tplc="64A221DE">
      <w:start w:val="1"/>
      <w:numFmt w:val="bullet"/>
      <w:lvlText w:val="o"/>
      <w:lvlJc w:val="left"/>
      <w:pPr>
        <w:ind w:left="1440" w:hanging="360"/>
      </w:pPr>
      <w:rPr>
        <w:rFonts w:ascii="Courier New" w:hAnsi="Courier New" w:hint="default"/>
      </w:rPr>
    </w:lvl>
    <w:lvl w:ilvl="2" w:tplc="C25CF080">
      <w:start w:val="1"/>
      <w:numFmt w:val="bullet"/>
      <w:lvlText w:val=""/>
      <w:lvlJc w:val="left"/>
      <w:pPr>
        <w:ind w:left="2160" w:hanging="360"/>
      </w:pPr>
      <w:rPr>
        <w:rFonts w:ascii="Wingdings" w:hAnsi="Wingdings" w:hint="default"/>
      </w:rPr>
    </w:lvl>
    <w:lvl w:ilvl="3" w:tplc="E59E6978">
      <w:start w:val="1"/>
      <w:numFmt w:val="bullet"/>
      <w:lvlText w:val=""/>
      <w:lvlJc w:val="left"/>
      <w:pPr>
        <w:ind w:left="2880" w:hanging="360"/>
      </w:pPr>
      <w:rPr>
        <w:rFonts w:ascii="Symbol" w:hAnsi="Symbol" w:hint="default"/>
      </w:rPr>
    </w:lvl>
    <w:lvl w:ilvl="4" w:tplc="B702728A">
      <w:start w:val="1"/>
      <w:numFmt w:val="bullet"/>
      <w:lvlText w:val="o"/>
      <w:lvlJc w:val="left"/>
      <w:pPr>
        <w:ind w:left="3600" w:hanging="360"/>
      </w:pPr>
      <w:rPr>
        <w:rFonts w:ascii="Courier New" w:hAnsi="Courier New" w:hint="default"/>
      </w:rPr>
    </w:lvl>
    <w:lvl w:ilvl="5" w:tplc="BAF03DC0">
      <w:start w:val="1"/>
      <w:numFmt w:val="bullet"/>
      <w:lvlText w:val=""/>
      <w:lvlJc w:val="left"/>
      <w:pPr>
        <w:ind w:left="4320" w:hanging="360"/>
      </w:pPr>
      <w:rPr>
        <w:rFonts w:ascii="Wingdings" w:hAnsi="Wingdings" w:hint="default"/>
      </w:rPr>
    </w:lvl>
    <w:lvl w:ilvl="6" w:tplc="4CAE2ACA">
      <w:start w:val="1"/>
      <w:numFmt w:val="bullet"/>
      <w:lvlText w:val=""/>
      <w:lvlJc w:val="left"/>
      <w:pPr>
        <w:ind w:left="5040" w:hanging="360"/>
      </w:pPr>
      <w:rPr>
        <w:rFonts w:ascii="Symbol" w:hAnsi="Symbol" w:hint="default"/>
      </w:rPr>
    </w:lvl>
    <w:lvl w:ilvl="7" w:tplc="0482413C">
      <w:start w:val="1"/>
      <w:numFmt w:val="bullet"/>
      <w:lvlText w:val="o"/>
      <w:lvlJc w:val="left"/>
      <w:pPr>
        <w:ind w:left="5760" w:hanging="360"/>
      </w:pPr>
      <w:rPr>
        <w:rFonts w:ascii="Courier New" w:hAnsi="Courier New" w:hint="default"/>
      </w:rPr>
    </w:lvl>
    <w:lvl w:ilvl="8" w:tplc="077EC992">
      <w:start w:val="1"/>
      <w:numFmt w:val="bullet"/>
      <w:lvlText w:val=""/>
      <w:lvlJc w:val="left"/>
      <w:pPr>
        <w:ind w:left="6480" w:hanging="360"/>
      </w:pPr>
      <w:rPr>
        <w:rFonts w:ascii="Wingdings" w:hAnsi="Wingdings" w:hint="default"/>
      </w:rPr>
    </w:lvl>
  </w:abstractNum>
  <w:abstractNum w:abstractNumId="7" w15:restartNumberingAfterBreak="0">
    <w:nsid w:val="6E504FF4"/>
    <w:multiLevelType w:val="hybridMultilevel"/>
    <w:tmpl w:val="20EC8808"/>
    <w:lvl w:ilvl="0" w:tplc="35B24416">
      <w:start w:val="1"/>
      <w:numFmt w:val="bullet"/>
      <w:lvlText w:val="-"/>
      <w:lvlJc w:val="left"/>
      <w:pPr>
        <w:ind w:left="720" w:hanging="360"/>
      </w:pPr>
      <w:rPr>
        <w:rFonts w:ascii="Calibri" w:hAnsi="Calibri" w:hint="default"/>
      </w:rPr>
    </w:lvl>
    <w:lvl w:ilvl="1" w:tplc="5D120B46">
      <w:start w:val="1"/>
      <w:numFmt w:val="bullet"/>
      <w:lvlText w:val="o"/>
      <w:lvlJc w:val="left"/>
      <w:pPr>
        <w:ind w:left="1440" w:hanging="360"/>
      </w:pPr>
      <w:rPr>
        <w:rFonts w:ascii="Courier New" w:hAnsi="Courier New" w:hint="default"/>
      </w:rPr>
    </w:lvl>
    <w:lvl w:ilvl="2" w:tplc="E10080E2">
      <w:start w:val="1"/>
      <w:numFmt w:val="bullet"/>
      <w:lvlText w:val=""/>
      <w:lvlJc w:val="left"/>
      <w:pPr>
        <w:ind w:left="2160" w:hanging="360"/>
      </w:pPr>
      <w:rPr>
        <w:rFonts w:ascii="Wingdings" w:hAnsi="Wingdings" w:hint="default"/>
      </w:rPr>
    </w:lvl>
    <w:lvl w:ilvl="3" w:tplc="DD5460C8">
      <w:start w:val="1"/>
      <w:numFmt w:val="bullet"/>
      <w:lvlText w:val=""/>
      <w:lvlJc w:val="left"/>
      <w:pPr>
        <w:ind w:left="2880" w:hanging="360"/>
      </w:pPr>
      <w:rPr>
        <w:rFonts w:ascii="Symbol" w:hAnsi="Symbol" w:hint="default"/>
      </w:rPr>
    </w:lvl>
    <w:lvl w:ilvl="4" w:tplc="6396F68C">
      <w:start w:val="1"/>
      <w:numFmt w:val="bullet"/>
      <w:lvlText w:val="o"/>
      <w:lvlJc w:val="left"/>
      <w:pPr>
        <w:ind w:left="3600" w:hanging="360"/>
      </w:pPr>
      <w:rPr>
        <w:rFonts w:ascii="Courier New" w:hAnsi="Courier New" w:hint="default"/>
      </w:rPr>
    </w:lvl>
    <w:lvl w:ilvl="5" w:tplc="DA1ACB44">
      <w:start w:val="1"/>
      <w:numFmt w:val="bullet"/>
      <w:lvlText w:val=""/>
      <w:lvlJc w:val="left"/>
      <w:pPr>
        <w:ind w:left="4320" w:hanging="360"/>
      </w:pPr>
      <w:rPr>
        <w:rFonts w:ascii="Wingdings" w:hAnsi="Wingdings" w:hint="default"/>
      </w:rPr>
    </w:lvl>
    <w:lvl w:ilvl="6" w:tplc="6BC6ECF2">
      <w:start w:val="1"/>
      <w:numFmt w:val="bullet"/>
      <w:lvlText w:val=""/>
      <w:lvlJc w:val="left"/>
      <w:pPr>
        <w:ind w:left="5040" w:hanging="360"/>
      </w:pPr>
      <w:rPr>
        <w:rFonts w:ascii="Symbol" w:hAnsi="Symbol" w:hint="default"/>
      </w:rPr>
    </w:lvl>
    <w:lvl w:ilvl="7" w:tplc="9E6ABD7C">
      <w:start w:val="1"/>
      <w:numFmt w:val="bullet"/>
      <w:lvlText w:val="o"/>
      <w:lvlJc w:val="left"/>
      <w:pPr>
        <w:ind w:left="5760" w:hanging="360"/>
      </w:pPr>
      <w:rPr>
        <w:rFonts w:ascii="Courier New" w:hAnsi="Courier New" w:hint="default"/>
      </w:rPr>
    </w:lvl>
    <w:lvl w:ilvl="8" w:tplc="D1FC686A">
      <w:start w:val="1"/>
      <w:numFmt w:val="bullet"/>
      <w:lvlText w:val=""/>
      <w:lvlJc w:val="left"/>
      <w:pPr>
        <w:ind w:left="6480" w:hanging="360"/>
      </w:pPr>
      <w:rPr>
        <w:rFonts w:ascii="Wingdings" w:hAnsi="Wingdings" w:hint="default"/>
      </w:rPr>
    </w:lvl>
  </w:abstractNum>
  <w:abstractNum w:abstractNumId="8" w15:restartNumberingAfterBreak="0">
    <w:nsid w:val="752A1336"/>
    <w:multiLevelType w:val="hybridMultilevel"/>
    <w:tmpl w:val="FFFFFFFF"/>
    <w:lvl w:ilvl="0" w:tplc="6948507C">
      <w:start w:val="1"/>
      <w:numFmt w:val="bullet"/>
      <w:lvlText w:val=""/>
      <w:lvlJc w:val="left"/>
      <w:pPr>
        <w:ind w:left="720" w:hanging="360"/>
      </w:pPr>
      <w:rPr>
        <w:rFonts w:ascii="Symbol" w:hAnsi="Symbol" w:hint="default"/>
      </w:rPr>
    </w:lvl>
    <w:lvl w:ilvl="1" w:tplc="32D0CB9E">
      <w:start w:val="1"/>
      <w:numFmt w:val="bullet"/>
      <w:lvlText w:val="o"/>
      <w:lvlJc w:val="left"/>
      <w:pPr>
        <w:ind w:left="1440" w:hanging="360"/>
      </w:pPr>
      <w:rPr>
        <w:rFonts w:ascii="Courier New" w:hAnsi="Courier New" w:hint="default"/>
      </w:rPr>
    </w:lvl>
    <w:lvl w:ilvl="2" w:tplc="F190DAB6">
      <w:start w:val="1"/>
      <w:numFmt w:val="bullet"/>
      <w:lvlText w:val=""/>
      <w:lvlJc w:val="left"/>
      <w:pPr>
        <w:ind w:left="2160" w:hanging="360"/>
      </w:pPr>
      <w:rPr>
        <w:rFonts w:ascii="Wingdings" w:hAnsi="Wingdings" w:hint="default"/>
      </w:rPr>
    </w:lvl>
    <w:lvl w:ilvl="3" w:tplc="27F078BC">
      <w:start w:val="1"/>
      <w:numFmt w:val="bullet"/>
      <w:lvlText w:val=""/>
      <w:lvlJc w:val="left"/>
      <w:pPr>
        <w:ind w:left="2880" w:hanging="360"/>
      </w:pPr>
      <w:rPr>
        <w:rFonts w:ascii="Symbol" w:hAnsi="Symbol" w:hint="default"/>
      </w:rPr>
    </w:lvl>
    <w:lvl w:ilvl="4" w:tplc="63F8B1AC">
      <w:start w:val="1"/>
      <w:numFmt w:val="bullet"/>
      <w:lvlText w:val="o"/>
      <w:lvlJc w:val="left"/>
      <w:pPr>
        <w:ind w:left="3600" w:hanging="360"/>
      </w:pPr>
      <w:rPr>
        <w:rFonts w:ascii="Courier New" w:hAnsi="Courier New" w:hint="default"/>
      </w:rPr>
    </w:lvl>
    <w:lvl w:ilvl="5" w:tplc="8916A1D0">
      <w:start w:val="1"/>
      <w:numFmt w:val="bullet"/>
      <w:lvlText w:val=""/>
      <w:lvlJc w:val="left"/>
      <w:pPr>
        <w:ind w:left="4320" w:hanging="360"/>
      </w:pPr>
      <w:rPr>
        <w:rFonts w:ascii="Wingdings" w:hAnsi="Wingdings" w:hint="default"/>
      </w:rPr>
    </w:lvl>
    <w:lvl w:ilvl="6" w:tplc="2FC2AAAA">
      <w:start w:val="1"/>
      <w:numFmt w:val="bullet"/>
      <w:lvlText w:val=""/>
      <w:lvlJc w:val="left"/>
      <w:pPr>
        <w:ind w:left="5040" w:hanging="360"/>
      </w:pPr>
      <w:rPr>
        <w:rFonts w:ascii="Symbol" w:hAnsi="Symbol" w:hint="default"/>
      </w:rPr>
    </w:lvl>
    <w:lvl w:ilvl="7" w:tplc="C8564138">
      <w:start w:val="1"/>
      <w:numFmt w:val="bullet"/>
      <w:lvlText w:val="o"/>
      <w:lvlJc w:val="left"/>
      <w:pPr>
        <w:ind w:left="5760" w:hanging="360"/>
      </w:pPr>
      <w:rPr>
        <w:rFonts w:ascii="Courier New" w:hAnsi="Courier New" w:hint="default"/>
      </w:rPr>
    </w:lvl>
    <w:lvl w:ilvl="8" w:tplc="631A3BEE">
      <w:start w:val="1"/>
      <w:numFmt w:val="bullet"/>
      <w:lvlText w:val=""/>
      <w:lvlJc w:val="left"/>
      <w:pPr>
        <w:ind w:left="6480" w:hanging="360"/>
      </w:pPr>
      <w:rPr>
        <w:rFonts w:ascii="Wingdings" w:hAnsi="Wingdings" w:hint="default"/>
      </w:rPr>
    </w:lvl>
  </w:abstractNum>
  <w:abstractNum w:abstractNumId="9" w15:restartNumberingAfterBreak="0">
    <w:nsid w:val="7BA7174F"/>
    <w:multiLevelType w:val="hybridMultilevel"/>
    <w:tmpl w:val="D5D4BCBC"/>
    <w:lvl w:ilvl="0" w:tplc="1266378E">
      <w:start w:val="1"/>
      <w:numFmt w:val="bullet"/>
      <w:lvlText w:val=""/>
      <w:lvlJc w:val="left"/>
      <w:pPr>
        <w:ind w:left="720" w:hanging="360"/>
      </w:pPr>
      <w:rPr>
        <w:rFonts w:ascii="Symbol" w:hAnsi="Symbol" w:hint="default"/>
      </w:rPr>
    </w:lvl>
    <w:lvl w:ilvl="1" w:tplc="91ECB2AC">
      <w:start w:val="1"/>
      <w:numFmt w:val="bullet"/>
      <w:lvlText w:val="o"/>
      <w:lvlJc w:val="left"/>
      <w:pPr>
        <w:ind w:left="1440" w:hanging="360"/>
      </w:pPr>
      <w:rPr>
        <w:rFonts w:ascii="Courier New" w:hAnsi="Courier New" w:hint="default"/>
      </w:rPr>
    </w:lvl>
    <w:lvl w:ilvl="2" w:tplc="0D2A7040">
      <w:start w:val="1"/>
      <w:numFmt w:val="bullet"/>
      <w:lvlText w:val=""/>
      <w:lvlJc w:val="left"/>
      <w:pPr>
        <w:ind w:left="2160" w:hanging="360"/>
      </w:pPr>
      <w:rPr>
        <w:rFonts w:ascii="Wingdings" w:hAnsi="Wingdings" w:hint="default"/>
      </w:rPr>
    </w:lvl>
    <w:lvl w:ilvl="3" w:tplc="D05AB26A">
      <w:start w:val="1"/>
      <w:numFmt w:val="bullet"/>
      <w:lvlText w:val=""/>
      <w:lvlJc w:val="left"/>
      <w:pPr>
        <w:ind w:left="2880" w:hanging="360"/>
      </w:pPr>
      <w:rPr>
        <w:rFonts w:ascii="Symbol" w:hAnsi="Symbol" w:hint="default"/>
      </w:rPr>
    </w:lvl>
    <w:lvl w:ilvl="4" w:tplc="05F258AC">
      <w:start w:val="1"/>
      <w:numFmt w:val="bullet"/>
      <w:lvlText w:val="o"/>
      <w:lvlJc w:val="left"/>
      <w:pPr>
        <w:ind w:left="3600" w:hanging="360"/>
      </w:pPr>
      <w:rPr>
        <w:rFonts w:ascii="Courier New" w:hAnsi="Courier New" w:hint="default"/>
      </w:rPr>
    </w:lvl>
    <w:lvl w:ilvl="5" w:tplc="1742BB80">
      <w:start w:val="1"/>
      <w:numFmt w:val="bullet"/>
      <w:lvlText w:val=""/>
      <w:lvlJc w:val="left"/>
      <w:pPr>
        <w:ind w:left="4320" w:hanging="360"/>
      </w:pPr>
      <w:rPr>
        <w:rFonts w:ascii="Wingdings" w:hAnsi="Wingdings" w:hint="default"/>
      </w:rPr>
    </w:lvl>
    <w:lvl w:ilvl="6" w:tplc="BF18AA7C">
      <w:start w:val="1"/>
      <w:numFmt w:val="bullet"/>
      <w:lvlText w:val=""/>
      <w:lvlJc w:val="left"/>
      <w:pPr>
        <w:ind w:left="5040" w:hanging="360"/>
      </w:pPr>
      <w:rPr>
        <w:rFonts w:ascii="Symbol" w:hAnsi="Symbol" w:hint="default"/>
      </w:rPr>
    </w:lvl>
    <w:lvl w:ilvl="7" w:tplc="DDFEDFA8">
      <w:start w:val="1"/>
      <w:numFmt w:val="bullet"/>
      <w:lvlText w:val="o"/>
      <w:lvlJc w:val="left"/>
      <w:pPr>
        <w:ind w:left="5760" w:hanging="360"/>
      </w:pPr>
      <w:rPr>
        <w:rFonts w:ascii="Courier New" w:hAnsi="Courier New" w:hint="default"/>
      </w:rPr>
    </w:lvl>
    <w:lvl w:ilvl="8" w:tplc="B928D660">
      <w:start w:val="1"/>
      <w:numFmt w:val="bullet"/>
      <w:lvlText w:val=""/>
      <w:lvlJc w:val="left"/>
      <w:pPr>
        <w:ind w:left="6480" w:hanging="360"/>
      </w:pPr>
      <w:rPr>
        <w:rFonts w:ascii="Wingdings" w:hAnsi="Wingdings" w:hint="default"/>
      </w:rPr>
    </w:lvl>
  </w:abstractNum>
  <w:abstractNum w:abstractNumId="10" w15:restartNumberingAfterBreak="0">
    <w:nsid w:val="7F151D6D"/>
    <w:multiLevelType w:val="hybridMultilevel"/>
    <w:tmpl w:val="FFFFFFFF"/>
    <w:lvl w:ilvl="0" w:tplc="379A66A2">
      <w:start w:val="1"/>
      <w:numFmt w:val="bullet"/>
      <w:lvlText w:val="-"/>
      <w:lvlJc w:val="left"/>
      <w:pPr>
        <w:ind w:left="720" w:hanging="360"/>
      </w:pPr>
      <w:rPr>
        <w:rFonts w:ascii="Calibri" w:hAnsi="Calibri" w:hint="default"/>
      </w:rPr>
    </w:lvl>
    <w:lvl w:ilvl="1" w:tplc="C2F8343E">
      <w:start w:val="1"/>
      <w:numFmt w:val="bullet"/>
      <w:lvlText w:val="o"/>
      <w:lvlJc w:val="left"/>
      <w:pPr>
        <w:ind w:left="1440" w:hanging="360"/>
      </w:pPr>
      <w:rPr>
        <w:rFonts w:ascii="Courier New" w:hAnsi="Courier New" w:hint="default"/>
      </w:rPr>
    </w:lvl>
    <w:lvl w:ilvl="2" w:tplc="C0BC897C">
      <w:start w:val="1"/>
      <w:numFmt w:val="bullet"/>
      <w:lvlText w:val=""/>
      <w:lvlJc w:val="left"/>
      <w:pPr>
        <w:ind w:left="2160" w:hanging="360"/>
      </w:pPr>
      <w:rPr>
        <w:rFonts w:ascii="Wingdings" w:hAnsi="Wingdings" w:hint="default"/>
      </w:rPr>
    </w:lvl>
    <w:lvl w:ilvl="3" w:tplc="BB08CC38">
      <w:start w:val="1"/>
      <w:numFmt w:val="bullet"/>
      <w:lvlText w:val=""/>
      <w:lvlJc w:val="left"/>
      <w:pPr>
        <w:ind w:left="2880" w:hanging="360"/>
      </w:pPr>
      <w:rPr>
        <w:rFonts w:ascii="Symbol" w:hAnsi="Symbol" w:hint="default"/>
      </w:rPr>
    </w:lvl>
    <w:lvl w:ilvl="4" w:tplc="2A4E7168">
      <w:start w:val="1"/>
      <w:numFmt w:val="bullet"/>
      <w:lvlText w:val="o"/>
      <w:lvlJc w:val="left"/>
      <w:pPr>
        <w:ind w:left="3600" w:hanging="360"/>
      </w:pPr>
      <w:rPr>
        <w:rFonts w:ascii="Courier New" w:hAnsi="Courier New" w:hint="default"/>
      </w:rPr>
    </w:lvl>
    <w:lvl w:ilvl="5" w:tplc="0F6AAF44">
      <w:start w:val="1"/>
      <w:numFmt w:val="bullet"/>
      <w:lvlText w:val=""/>
      <w:lvlJc w:val="left"/>
      <w:pPr>
        <w:ind w:left="4320" w:hanging="360"/>
      </w:pPr>
      <w:rPr>
        <w:rFonts w:ascii="Wingdings" w:hAnsi="Wingdings" w:hint="default"/>
      </w:rPr>
    </w:lvl>
    <w:lvl w:ilvl="6" w:tplc="62663B16">
      <w:start w:val="1"/>
      <w:numFmt w:val="bullet"/>
      <w:lvlText w:val=""/>
      <w:lvlJc w:val="left"/>
      <w:pPr>
        <w:ind w:left="5040" w:hanging="360"/>
      </w:pPr>
      <w:rPr>
        <w:rFonts w:ascii="Symbol" w:hAnsi="Symbol" w:hint="default"/>
      </w:rPr>
    </w:lvl>
    <w:lvl w:ilvl="7" w:tplc="3BD6CE88">
      <w:start w:val="1"/>
      <w:numFmt w:val="bullet"/>
      <w:lvlText w:val="o"/>
      <w:lvlJc w:val="left"/>
      <w:pPr>
        <w:ind w:left="5760" w:hanging="360"/>
      </w:pPr>
      <w:rPr>
        <w:rFonts w:ascii="Courier New" w:hAnsi="Courier New" w:hint="default"/>
      </w:rPr>
    </w:lvl>
    <w:lvl w:ilvl="8" w:tplc="B8E6C4DE">
      <w:start w:val="1"/>
      <w:numFmt w:val="bullet"/>
      <w:lvlText w:val=""/>
      <w:lvlJc w:val="left"/>
      <w:pPr>
        <w:ind w:left="6480" w:hanging="360"/>
      </w:pPr>
      <w:rPr>
        <w:rFonts w:ascii="Wingdings" w:hAnsi="Wingdings" w:hint="default"/>
      </w:rPr>
    </w:lvl>
  </w:abstractNum>
  <w:num w:numId="1" w16cid:durableId="1659186949">
    <w:abstractNumId w:val="10"/>
  </w:num>
  <w:num w:numId="2" w16cid:durableId="55977640">
    <w:abstractNumId w:val="0"/>
  </w:num>
  <w:num w:numId="3" w16cid:durableId="885414566">
    <w:abstractNumId w:val="2"/>
  </w:num>
  <w:num w:numId="4" w16cid:durableId="2024240933">
    <w:abstractNumId w:val="3"/>
  </w:num>
  <w:num w:numId="5" w16cid:durableId="812717402">
    <w:abstractNumId w:val="8"/>
  </w:num>
  <w:num w:numId="6" w16cid:durableId="2105686534">
    <w:abstractNumId w:val="4"/>
  </w:num>
  <w:num w:numId="7" w16cid:durableId="1206911973">
    <w:abstractNumId w:val="7"/>
  </w:num>
  <w:num w:numId="8" w16cid:durableId="1566839097">
    <w:abstractNumId w:val="1"/>
  </w:num>
  <w:num w:numId="9" w16cid:durableId="1416636031">
    <w:abstractNumId w:val="9"/>
  </w:num>
  <w:num w:numId="10" w16cid:durableId="212927077">
    <w:abstractNumId w:val="6"/>
  </w:num>
  <w:num w:numId="11" w16cid:durableId="19771031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C4F7FEF"/>
    <w:rsid w:val="00000289"/>
    <w:rsid w:val="00000D0A"/>
    <w:rsid w:val="000011BC"/>
    <w:rsid w:val="0000377A"/>
    <w:rsid w:val="0000612F"/>
    <w:rsid w:val="0000655D"/>
    <w:rsid w:val="00006D4E"/>
    <w:rsid w:val="0000785F"/>
    <w:rsid w:val="000101B9"/>
    <w:rsid w:val="00014BD9"/>
    <w:rsid w:val="00015BDF"/>
    <w:rsid w:val="00016E31"/>
    <w:rsid w:val="0001758A"/>
    <w:rsid w:val="0001770E"/>
    <w:rsid w:val="00017A31"/>
    <w:rsid w:val="0002030D"/>
    <w:rsid w:val="00020B21"/>
    <w:rsid w:val="00024792"/>
    <w:rsid w:val="00032689"/>
    <w:rsid w:val="00034A66"/>
    <w:rsid w:val="0003752B"/>
    <w:rsid w:val="00037B5D"/>
    <w:rsid w:val="0004030C"/>
    <w:rsid w:val="0004249F"/>
    <w:rsid w:val="00043903"/>
    <w:rsid w:val="00043ADD"/>
    <w:rsid w:val="00045A17"/>
    <w:rsid w:val="00047DCD"/>
    <w:rsid w:val="000526CB"/>
    <w:rsid w:val="000534B5"/>
    <w:rsid w:val="00054134"/>
    <w:rsid w:val="00054B9A"/>
    <w:rsid w:val="00056296"/>
    <w:rsid w:val="00057B65"/>
    <w:rsid w:val="00060449"/>
    <w:rsid w:val="000612AA"/>
    <w:rsid w:val="0006136C"/>
    <w:rsid w:val="000615D0"/>
    <w:rsid w:val="00061EF5"/>
    <w:rsid w:val="00062117"/>
    <w:rsid w:val="0006403F"/>
    <w:rsid w:val="00064E42"/>
    <w:rsid w:val="00065724"/>
    <w:rsid w:val="00065B5F"/>
    <w:rsid w:val="00067788"/>
    <w:rsid w:val="000700B3"/>
    <w:rsid w:val="000714A8"/>
    <w:rsid w:val="0008223F"/>
    <w:rsid w:val="00083662"/>
    <w:rsid w:val="000836BB"/>
    <w:rsid w:val="00084123"/>
    <w:rsid w:val="0009049F"/>
    <w:rsid w:val="00090579"/>
    <w:rsid w:val="0009122A"/>
    <w:rsid w:val="000936CD"/>
    <w:rsid w:val="0009478C"/>
    <w:rsid w:val="00094EAE"/>
    <w:rsid w:val="00096082"/>
    <w:rsid w:val="000967A1"/>
    <w:rsid w:val="00096891"/>
    <w:rsid w:val="000971C0"/>
    <w:rsid w:val="00097BC0"/>
    <w:rsid w:val="000A36C2"/>
    <w:rsid w:val="000A3E81"/>
    <w:rsid w:val="000B056F"/>
    <w:rsid w:val="000B0A95"/>
    <w:rsid w:val="000B3055"/>
    <w:rsid w:val="000B3E3F"/>
    <w:rsid w:val="000B5535"/>
    <w:rsid w:val="000C3D08"/>
    <w:rsid w:val="000C5167"/>
    <w:rsid w:val="000C647F"/>
    <w:rsid w:val="000D10D6"/>
    <w:rsid w:val="000D274B"/>
    <w:rsid w:val="000D2AA5"/>
    <w:rsid w:val="000D319A"/>
    <w:rsid w:val="000D432E"/>
    <w:rsid w:val="000D5128"/>
    <w:rsid w:val="000D575E"/>
    <w:rsid w:val="000E0223"/>
    <w:rsid w:val="000E1339"/>
    <w:rsid w:val="000E2152"/>
    <w:rsid w:val="000E24CA"/>
    <w:rsid w:val="000E35A3"/>
    <w:rsid w:val="000E3821"/>
    <w:rsid w:val="000E4179"/>
    <w:rsid w:val="000E597F"/>
    <w:rsid w:val="000E6050"/>
    <w:rsid w:val="000E651B"/>
    <w:rsid w:val="000F052F"/>
    <w:rsid w:val="000F0F8D"/>
    <w:rsid w:val="000F390E"/>
    <w:rsid w:val="000F570A"/>
    <w:rsid w:val="000F5C83"/>
    <w:rsid w:val="0010184B"/>
    <w:rsid w:val="0010214F"/>
    <w:rsid w:val="001028E0"/>
    <w:rsid w:val="0010299F"/>
    <w:rsid w:val="001037D3"/>
    <w:rsid w:val="00106FCD"/>
    <w:rsid w:val="00107397"/>
    <w:rsid w:val="0011222C"/>
    <w:rsid w:val="00112C55"/>
    <w:rsid w:val="001135FD"/>
    <w:rsid w:val="001140BD"/>
    <w:rsid w:val="00115A0F"/>
    <w:rsid w:val="00121C08"/>
    <w:rsid w:val="001225FB"/>
    <w:rsid w:val="00122B67"/>
    <w:rsid w:val="00124DBE"/>
    <w:rsid w:val="0012582E"/>
    <w:rsid w:val="00126D1D"/>
    <w:rsid w:val="0012726D"/>
    <w:rsid w:val="00130A6F"/>
    <w:rsid w:val="00130B15"/>
    <w:rsid w:val="00131AC6"/>
    <w:rsid w:val="0013250F"/>
    <w:rsid w:val="00135E70"/>
    <w:rsid w:val="001367B3"/>
    <w:rsid w:val="0013684B"/>
    <w:rsid w:val="00136EB3"/>
    <w:rsid w:val="00140564"/>
    <w:rsid w:val="00140AB6"/>
    <w:rsid w:val="00141143"/>
    <w:rsid w:val="001422E8"/>
    <w:rsid w:val="00145F40"/>
    <w:rsid w:val="00146B9D"/>
    <w:rsid w:val="00147144"/>
    <w:rsid w:val="001471BA"/>
    <w:rsid w:val="00152BE2"/>
    <w:rsid w:val="001539EF"/>
    <w:rsid w:val="00154011"/>
    <w:rsid w:val="00155EEF"/>
    <w:rsid w:val="00156D6C"/>
    <w:rsid w:val="00157C5B"/>
    <w:rsid w:val="00160B24"/>
    <w:rsid w:val="00160EC9"/>
    <w:rsid w:val="00161553"/>
    <w:rsid w:val="00163FA0"/>
    <w:rsid w:val="00165D57"/>
    <w:rsid w:val="00167689"/>
    <w:rsid w:val="001700B5"/>
    <w:rsid w:val="00170A7F"/>
    <w:rsid w:val="00170F4B"/>
    <w:rsid w:val="001717C6"/>
    <w:rsid w:val="00171AA1"/>
    <w:rsid w:val="00174EF3"/>
    <w:rsid w:val="00180EA7"/>
    <w:rsid w:val="00181DD2"/>
    <w:rsid w:val="001837F8"/>
    <w:rsid w:val="00184875"/>
    <w:rsid w:val="00184897"/>
    <w:rsid w:val="00186D68"/>
    <w:rsid w:val="0019052D"/>
    <w:rsid w:val="00191D0E"/>
    <w:rsid w:val="00192D65"/>
    <w:rsid w:val="00194137"/>
    <w:rsid w:val="001941F3"/>
    <w:rsid w:val="00194356"/>
    <w:rsid w:val="00195967"/>
    <w:rsid w:val="00195C75"/>
    <w:rsid w:val="00196355"/>
    <w:rsid w:val="0019658C"/>
    <w:rsid w:val="00196C3F"/>
    <w:rsid w:val="001A0B58"/>
    <w:rsid w:val="001A15C2"/>
    <w:rsid w:val="001A2F8C"/>
    <w:rsid w:val="001A2F8F"/>
    <w:rsid w:val="001A31FB"/>
    <w:rsid w:val="001A34F6"/>
    <w:rsid w:val="001A4B2A"/>
    <w:rsid w:val="001A54DC"/>
    <w:rsid w:val="001A7695"/>
    <w:rsid w:val="001B0098"/>
    <w:rsid w:val="001B2850"/>
    <w:rsid w:val="001B3BAA"/>
    <w:rsid w:val="001B4CBD"/>
    <w:rsid w:val="001B52D4"/>
    <w:rsid w:val="001C0A00"/>
    <w:rsid w:val="001C0F09"/>
    <w:rsid w:val="001C1B98"/>
    <w:rsid w:val="001C2942"/>
    <w:rsid w:val="001C3370"/>
    <w:rsid w:val="001C3B27"/>
    <w:rsid w:val="001D027B"/>
    <w:rsid w:val="001D640E"/>
    <w:rsid w:val="001D7F8B"/>
    <w:rsid w:val="001E30DE"/>
    <w:rsid w:val="001E3882"/>
    <w:rsid w:val="001E57E0"/>
    <w:rsid w:val="001E5D51"/>
    <w:rsid w:val="001E6B81"/>
    <w:rsid w:val="001F2934"/>
    <w:rsid w:val="001F315A"/>
    <w:rsid w:val="001F37AA"/>
    <w:rsid w:val="001F42AE"/>
    <w:rsid w:val="001F5BDB"/>
    <w:rsid w:val="001F5DB2"/>
    <w:rsid w:val="001F64ED"/>
    <w:rsid w:val="00200731"/>
    <w:rsid w:val="00201B92"/>
    <w:rsid w:val="00201FC3"/>
    <w:rsid w:val="00210801"/>
    <w:rsid w:val="00211191"/>
    <w:rsid w:val="00213207"/>
    <w:rsid w:val="002149E8"/>
    <w:rsid w:val="002150B1"/>
    <w:rsid w:val="0021527E"/>
    <w:rsid w:val="00216364"/>
    <w:rsid w:val="00220D2D"/>
    <w:rsid w:val="00221C3A"/>
    <w:rsid w:val="0022524C"/>
    <w:rsid w:val="00226A81"/>
    <w:rsid w:val="0023344A"/>
    <w:rsid w:val="002338EC"/>
    <w:rsid w:val="002346CC"/>
    <w:rsid w:val="00234DEE"/>
    <w:rsid w:val="002353A2"/>
    <w:rsid w:val="00236881"/>
    <w:rsid w:val="0023767C"/>
    <w:rsid w:val="002379EE"/>
    <w:rsid w:val="00243CEF"/>
    <w:rsid w:val="00243F72"/>
    <w:rsid w:val="002464B4"/>
    <w:rsid w:val="00250D6F"/>
    <w:rsid w:val="00251F61"/>
    <w:rsid w:val="00257FFB"/>
    <w:rsid w:val="00260999"/>
    <w:rsid w:val="00261236"/>
    <w:rsid w:val="0026171F"/>
    <w:rsid w:val="002619D3"/>
    <w:rsid w:val="00264EAD"/>
    <w:rsid w:val="0026564F"/>
    <w:rsid w:val="00265A26"/>
    <w:rsid w:val="00266880"/>
    <w:rsid w:val="0027210F"/>
    <w:rsid w:val="00273E00"/>
    <w:rsid w:val="00275961"/>
    <w:rsid w:val="002827DC"/>
    <w:rsid w:val="00282EFC"/>
    <w:rsid w:val="002834F4"/>
    <w:rsid w:val="00283525"/>
    <w:rsid w:val="00283D37"/>
    <w:rsid w:val="0029006C"/>
    <w:rsid w:val="002909F2"/>
    <w:rsid w:val="00291520"/>
    <w:rsid w:val="0029176A"/>
    <w:rsid w:val="002942A1"/>
    <w:rsid w:val="002A25A8"/>
    <w:rsid w:val="002A2700"/>
    <w:rsid w:val="002A34DE"/>
    <w:rsid w:val="002A3500"/>
    <w:rsid w:val="002A38E5"/>
    <w:rsid w:val="002A591A"/>
    <w:rsid w:val="002B058F"/>
    <w:rsid w:val="002B1831"/>
    <w:rsid w:val="002B2D05"/>
    <w:rsid w:val="002C116F"/>
    <w:rsid w:val="002C37F1"/>
    <w:rsid w:val="002C47FC"/>
    <w:rsid w:val="002C5066"/>
    <w:rsid w:val="002C5163"/>
    <w:rsid w:val="002C55AE"/>
    <w:rsid w:val="002C773C"/>
    <w:rsid w:val="002D14D6"/>
    <w:rsid w:val="002D1BB8"/>
    <w:rsid w:val="002D28E2"/>
    <w:rsid w:val="002D298E"/>
    <w:rsid w:val="002D4446"/>
    <w:rsid w:val="002D455C"/>
    <w:rsid w:val="002D45EF"/>
    <w:rsid w:val="002D521A"/>
    <w:rsid w:val="002D6484"/>
    <w:rsid w:val="002D72B3"/>
    <w:rsid w:val="002D73E6"/>
    <w:rsid w:val="002E0F7F"/>
    <w:rsid w:val="002E14F6"/>
    <w:rsid w:val="002E2E96"/>
    <w:rsid w:val="002E598A"/>
    <w:rsid w:val="002E7763"/>
    <w:rsid w:val="002F0B57"/>
    <w:rsid w:val="002F4084"/>
    <w:rsid w:val="002F498B"/>
    <w:rsid w:val="002F4D4A"/>
    <w:rsid w:val="002F6CB6"/>
    <w:rsid w:val="002F74AD"/>
    <w:rsid w:val="003003B2"/>
    <w:rsid w:val="0030235C"/>
    <w:rsid w:val="0030397F"/>
    <w:rsid w:val="00305C0A"/>
    <w:rsid w:val="00306CE2"/>
    <w:rsid w:val="00310A5C"/>
    <w:rsid w:val="00310FA7"/>
    <w:rsid w:val="00311413"/>
    <w:rsid w:val="00314914"/>
    <w:rsid w:val="00322E4D"/>
    <w:rsid w:val="003244A4"/>
    <w:rsid w:val="00326651"/>
    <w:rsid w:val="00327BDB"/>
    <w:rsid w:val="00330A6E"/>
    <w:rsid w:val="003310FF"/>
    <w:rsid w:val="00331E61"/>
    <w:rsid w:val="003334F6"/>
    <w:rsid w:val="00334486"/>
    <w:rsid w:val="0033458C"/>
    <w:rsid w:val="00334DE1"/>
    <w:rsid w:val="003369B0"/>
    <w:rsid w:val="00340953"/>
    <w:rsid w:val="00343B19"/>
    <w:rsid w:val="00343B3E"/>
    <w:rsid w:val="00343F01"/>
    <w:rsid w:val="00346072"/>
    <w:rsid w:val="00351533"/>
    <w:rsid w:val="00352AB2"/>
    <w:rsid w:val="003542E9"/>
    <w:rsid w:val="00354410"/>
    <w:rsid w:val="00355F8D"/>
    <w:rsid w:val="00356E3E"/>
    <w:rsid w:val="00357D16"/>
    <w:rsid w:val="00357EB0"/>
    <w:rsid w:val="0036724C"/>
    <w:rsid w:val="003701CF"/>
    <w:rsid w:val="003705B6"/>
    <w:rsid w:val="00372042"/>
    <w:rsid w:val="00372284"/>
    <w:rsid w:val="0037274D"/>
    <w:rsid w:val="00372EAE"/>
    <w:rsid w:val="0037333E"/>
    <w:rsid w:val="00374385"/>
    <w:rsid w:val="00375890"/>
    <w:rsid w:val="00376CFE"/>
    <w:rsid w:val="0038090E"/>
    <w:rsid w:val="003817EF"/>
    <w:rsid w:val="00381CAD"/>
    <w:rsid w:val="00382905"/>
    <w:rsid w:val="003840C6"/>
    <w:rsid w:val="00386224"/>
    <w:rsid w:val="003866E3"/>
    <w:rsid w:val="00392700"/>
    <w:rsid w:val="00394090"/>
    <w:rsid w:val="003946A1"/>
    <w:rsid w:val="00394AED"/>
    <w:rsid w:val="003966E6"/>
    <w:rsid w:val="003A0866"/>
    <w:rsid w:val="003A2FD2"/>
    <w:rsid w:val="003A4E18"/>
    <w:rsid w:val="003A69EC"/>
    <w:rsid w:val="003A6E1F"/>
    <w:rsid w:val="003A7B3D"/>
    <w:rsid w:val="003B0544"/>
    <w:rsid w:val="003B07C0"/>
    <w:rsid w:val="003B1172"/>
    <w:rsid w:val="003B2456"/>
    <w:rsid w:val="003B758D"/>
    <w:rsid w:val="003C0949"/>
    <w:rsid w:val="003C1114"/>
    <w:rsid w:val="003C1968"/>
    <w:rsid w:val="003C2860"/>
    <w:rsid w:val="003C3286"/>
    <w:rsid w:val="003C46E7"/>
    <w:rsid w:val="003C6504"/>
    <w:rsid w:val="003C7402"/>
    <w:rsid w:val="003D16B6"/>
    <w:rsid w:val="003D2FF2"/>
    <w:rsid w:val="003D4581"/>
    <w:rsid w:val="003D624E"/>
    <w:rsid w:val="003D7C7C"/>
    <w:rsid w:val="003E0F85"/>
    <w:rsid w:val="003E183E"/>
    <w:rsid w:val="003E3EEA"/>
    <w:rsid w:val="003F1200"/>
    <w:rsid w:val="003F1982"/>
    <w:rsid w:val="003F36DC"/>
    <w:rsid w:val="003F6C2A"/>
    <w:rsid w:val="003F7F72"/>
    <w:rsid w:val="00400820"/>
    <w:rsid w:val="00400999"/>
    <w:rsid w:val="00400D44"/>
    <w:rsid w:val="00405386"/>
    <w:rsid w:val="00406A8F"/>
    <w:rsid w:val="004078FA"/>
    <w:rsid w:val="00412213"/>
    <w:rsid w:val="0041505D"/>
    <w:rsid w:val="00415197"/>
    <w:rsid w:val="00415AF6"/>
    <w:rsid w:val="0042005B"/>
    <w:rsid w:val="00420967"/>
    <w:rsid w:val="0042497B"/>
    <w:rsid w:val="00425424"/>
    <w:rsid w:val="00425675"/>
    <w:rsid w:val="0042751C"/>
    <w:rsid w:val="00427EB5"/>
    <w:rsid w:val="004301F3"/>
    <w:rsid w:val="00431496"/>
    <w:rsid w:val="0043227E"/>
    <w:rsid w:val="00432E1D"/>
    <w:rsid w:val="0043337E"/>
    <w:rsid w:val="00434746"/>
    <w:rsid w:val="00435D50"/>
    <w:rsid w:val="004361B1"/>
    <w:rsid w:val="00437006"/>
    <w:rsid w:val="00444F8B"/>
    <w:rsid w:val="004455FB"/>
    <w:rsid w:val="00450684"/>
    <w:rsid w:val="00452741"/>
    <w:rsid w:val="00453401"/>
    <w:rsid w:val="00454389"/>
    <w:rsid w:val="00454B6B"/>
    <w:rsid w:val="004553B4"/>
    <w:rsid w:val="004635A7"/>
    <w:rsid w:val="0046510A"/>
    <w:rsid w:val="00466BE5"/>
    <w:rsid w:val="004711FB"/>
    <w:rsid w:val="00471A06"/>
    <w:rsid w:val="004754A9"/>
    <w:rsid w:val="004754D7"/>
    <w:rsid w:val="00475D4D"/>
    <w:rsid w:val="00475FAF"/>
    <w:rsid w:val="0047737E"/>
    <w:rsid w:val="00487648"/>
    <w:rsid w:val="004926AB"/>
    <w:rsid w:val="00493555"/>
    <w:rsid w:val="00494A21"/>
    <w:rsid w:val="004A099C"/>
    <w:rsid w:val="004A1132"/>
    <w:rsid w:val="004A15A8"/>
    <w:rsid w:val="004A4FC9"/>
    <w:rsid w:val="004A6CB6"/>
    <w:rsid w:val="004A792C"/>
    <w:rsid w:val="004B1A66"/>
    <w:rsid w:val="004B35AF"/>
    <w:rsid w:val="004B364C"/>
    <w:rsid w:val="004B3FAD"/>
    <w:rsid w:val="004B4328"/>
    <w:rsid w:val="004B6FE4"/>
    <w:rsid w:val="004C1865"/>
    <w:rsid w:val="004C2399"/>
    <w:rsid w:val="004C2500"/>
    <w:rsid w:val="004C2CD5"/>
    <w:rsid w:val="004C5958"/>
    <w:rsid w:val="004C652C"/>
    <w:rsid w:val="004C6985"/>
    <w:rsid w:val="004C6FAB"/>
    <w:rsid w:val="004D2BF0"/>
    <w:rsid w:val="004D3C90"/>
    <w:rsid w:val="004E0B6C"/>
    <w:rsid w:val="004E17C1"/>
    <w:rsid w:val="004E691F"/>
    <w:rsid w:val="004F2082"/>
    <w:rsid w:val="004F217A"/>
    <w:rsid w:val="004F2B6C"/>
    <w:rsid w:val="004F320C"/>
    <w:rsid w:val="004F3A63"/>
    <w:rsid w:val="004F4229"/>
    <w:rsid w:val="004F46EA"/>
    <w:rsid w:val="004F534D"/>
    <w:rsid w:val="004F6E66"/>
    <w:rsid w:val="004F70DF"/>
    <w:rsid w:val="005005FC"/>
    <w:rsid w:val="00503522"/>
    <w:rsid w:val="0050485C"/>
    <w:rsid w:val="0050705E"/>
    <w:rsid w:val="00510AA7"/>
    <w:rsid w:val="00513105"/>
    <w:rsid w:val="00513D88"/>
    <w:rsid w:val="00516442"/>
    <w:rsid w:val="00517E82"/>
    <w:rsid w:val="00520247"/>
    <w:rsid w:val="005207EA"/>
    <w:rsid w:val="0052287E"/>
    <w:rsid w:val="00524203"/>
    <w:rsid w:val="00530704"/>
    <w:rsid w:val="00531EEE"/>
    <w:rsid w:val="00534C79"/>
    <w:rsid w:val="00534DAF"/>
    <w:rsid w:val="00534F10"/>
    <w:rsid w:val="00535734"/>
    <w:rsid w:val="005366C8"/>
    <w:rsid w:val="00536C2A"/>
    <w:rsid w:val="00542165"/>
    <w:rsid w:val="00546755"/>
    <w:rsid w:val="00550C1E"/>
    <w:rsid w:val="00551CF8"/>
    <w:rsid w:val="00553A61"/>
    <w:rsid w:val="005541AD"/>
    <w:rsid w:val="00554315"/>
    <w:rsid w:val="0056035C"/>
    <w:rsid w:val="00560734"/>
    <w:rsid w:val="00560BA6"/>
    <w:rsid w:val="00560FDA"/>
    <w:rsid w:val="005631B8"/>
    <w:rsid w:val="00567081"/>
    <w:rsid w:val="005673CC"/>
    <w:rsid w:val="00570A3D"/>
    <w:rsid w:val="005710FF"/>
    <w:rsid w:val="00571601"/>
    <w:rsid w:val="00571CE4"/>
    <w:rsid w:val="00573DBD"/>
    <w:rsid w:val="00574200"/>
    <w:rsid w:val="00575F86"/>
    <w:rsid w:val="005776B0"/>
    <w:rsid w:val="00581704"/>
    <w:rsid w:val="00582FD0"/>
    <w:rsid w:val="00583395"/>
    <w:rsid w:val="0058374C"/>
    <w:rsid w:val="00583E90"/>
    <w:rsid w:val="0058419E"/>
    <w:rsid w:val="0058550E"/>
    <w:rsid w:val="00591EE1"/>
    <w:rsid w:val="0059229A"/>
    <w:rsid w:val="0059349E"/>
    <w:rsid w:val="005936EE"/>
    <w:rsid w:val="00593C9D"/>
    <w:rsid w:val="00596A46"/>
    <w:rsid w:val="005A0870"/>
    <w:rsid w:val="005A5840"/>
    <w:rsid w:val="005B0482"/>
    <w:rsid w:val="005B0F9A"/>
    <w:rsid w:val="005B10D2"/>
    <w:rsid w:val="005B13A2"/>
    <w:rsid w:val="005B3924"/>
    <w:rsid w:val="005B42F5"/>
    <w:rsid w:val="005B49A2"/>
    <w:rsid w:val="005B65AC"/>
    <w:rsid w:val="005C164A"/>
    <w:rsid w:val="005C3B43"/>
    <w:rsid w:val="005C698E"/>
    <w:rsid w:val="005D25D7"/>
    <w:rsid w:val="005D3F3E"/>
    <w:rsid w:val="005D4550"/>
    <w:rsid w:val="005D50B5"/>
    <w:rsid w:val="005D65F0"/>
    <w:rsid w:val="005D68A1"/>
    <w:rsid w:val="005D6EAC"/>
    <w:rsid w:val="005D7FB5"/>
    <w:rsid w:val="005E0AFA"/>
    <w:rsid w:val="005E1384"/>
    <w:rsid w:val="005E7CA2"/>
    <w:rsid w:val="005F05BB"/>
    <w:rsid w:val="005F1933"/>
    <w:rsid w:val="005F3F9A"/>
    <w:rsid w:val="005F4A30"/>
    <w:rsid w:val="005F4DE5"/>
    <w:rsid w:val="005F6F78"/>
    <w:rsid w:val="005F7E27"/>
    <w:rsid w:val="006001EE"/>
    <w:rsid w:val="00601AAE"/>
    <w:rsid w:val="00602129"/>
    <w:rsid w:val="006024F6"/>
    <w:rsid w:val="006034A6"/>
    <w:rsid w:val="0060411B"/>
    <w:rsid w:val="00605896"/>
    <w:rsid w:val="00605E46"/>
    <w:rsid w:val="0060603E"/>
    <w:rsid w:val="00606355"/>
    <w:rsid w:val="00606A31"/>
    <w:rsid w:val="00610E1C"/>
    <w:rsid w:val="00614101"/>
    <w:rsid w:val="00614B69"/>
    <w:rsid w:val="00615363"/>
    <w:rsid w:val="00615743"/>
    <w:rsid w:val="006219AB"/>
    <w:rsid w:val="00622640"/>
    <w:rsid w:val="0062288C"/>
    <w:rsid w:val="006234D2"/>
    <w:rsid w:val="00623816"/>
    <w:rsid w:val="00624BD8"/>
    <w:rsid w:val="00625104"/>
    <w:rsid w:val="00631E33"/>
    <w:rsid w:val="00635B01"/>
    <w:rsid w:val="00635FFE"/>
    <w:rsid w:val="006365BD"/>
    <w:rsid w:val="00637594"/>
    <w:rsid w:val="0063762A"/>
    <w:rsid w:val="0064251A"/>
    <w:rsid w:val="00644F19"/>
    <w:rsid w:val="00646DB6"/>
    <w:rsid w:val="00647DD6"/>
    <w:rsid w:val="00650C33"/>
    <w:rsid w:val="00651455"/>
    <w:rsid w:val="00654669"/>
    <w:rsid w:val="00655ABB"/>
    <w:rsid w:val="0065705B"/>
    <w:rsid w:val="006573C5"/>
    <w:rsid w:val="00657420"/>
    <w:rsid w:val="00663944"/>
    <w:rsid w:val="00663E14"/>
    <w:rsid w:val="006649C6"/>
    <w:rsid w:val="006663C1"/>
    <w:rsid w:val="00666E40"/>
    <w:rsid w:val="00670986"/>
    <w:rsid w:val="006710EE"/>
    <w:rsid w:val="00671BB8"/>
    <w:rsid w:val="006727AE"/>
    <w:rsid w:val="0067596A"/>
    <w:rsid w:val="00676AB7"/>
    <w:rsid w:val="00677B41"/>
    <w:rsid w:val="00677BB8"/>
    <w:rsid w:val="00680DD8"/>
    <w:rsid w:val="00683216"/>
    <w:rsid w:val="00683261"/>
    <w:rsid w:val="00683CB4"/>
    <w:rsid w:val="00685D77"/>
    <w:rsid w:val="00686E99"/>
    <w:rsid w:val="006913C4"/>
    <w:rsid w:val="00692A8D"/>
    <w:rsid w:val="006946C4"/>
    <w:rsid w:val="0069627D"/>
    <w:rsid w:val="0069646E"/>
    <w:rsid w:val="00696977"/>
    <w:rsid w:val="00696F38"/>
    <w:rsid w:val="006A2608"/>
    <w:rsid w:val="006A6CD0"/>
    <w:rsid w:val="006A6D85"/>
    <w:rsid w:val="006A7ACE"/>
    <w:rsid w:val="006A7D13"/>
    <w:rsid w:val="006B0B08"/>
    <w:rsid w:val="006B243B"/>
    <w:rsid w:val="006B2E18"/>
    <w:rsid w:val="006B42AB"/>
    <w:rsid w:val="006B44B1"/>
    <w:rsid w:val="006B4F12"/>
    <w:rsid w:val="006C0870"/>
    <w:rsid w:val="006C209B"/>
    <w:rsid w:val="006C2574"/>
    <w:rsid w:val="006C43D3"/>
    <w:rsid w:val="006C718C"/>
    <w:rsid w:val="006D0B7B"/>
    <w:rsid w:val="006D0CB3"/>
    <w:rsid w:val="006D0DF9"/>
    <w:rsid w:val="006D11A9"/>
    <w:rsid w:val="006D33AC"/>
    <w:rsid w:val="006D388D"/>
    <w:rsid w:val="006D3C93"/>
    <w:rsid w:val="006D5BAA"/>
    <w:rsid w:val="006E1670"/>
    <w:rsid w:val="006E25F4"/>
    <w:rsid w:val="006E404D"/>
    <w:rsid w:val="006E4701"/>
    <w:rsid w:val="006E57DF"/>
    <w:rsid w:val="006E5B0F"/>
    <w:rsid w:val="006E6125"/>
    <w:rsid w:val="006E6675"/>
    <w:rsid w:val="006E6E63"/>
    <w:rsid w:val="006E776E"/>
    <w:rsid w:val="006F2047"/>
    <w:rsid w:val="006F35EC"/>
    <w:rsid w:val="006F5FD0"/>
    <w:rsid w:val="006F5FD2"/>
    <w:rsid w:val="006F7083"/>
    <w:rsid w:val="00700E8B"/>
    <w:rsid w:val="00701C81"/>
    <w:rsid w:val="00705A5C"/>
    <w:rsid w:val="00710E06"/>
    <w:rsid w:val="00712CED"/>
    <w:rsid w:val="00717BBF"/>
    <w:rsid w:val="007273E3"/>
    <w:rsid w:val="007351B0"/>
    <w:rsid w:val="00735CA3"/>
    <w:rsid w:val="00736F47"/>
    <w:rsid w:val="00746BF4"/>
    <w:rsid w:val="00747B1F"/>
    <w:rsid w:val="00747CAC"/>
    <w:rsid w:val="00750CFA"/>
    <w:rsid w:val="00752A20"/>
    <w:rsid w:val="00753717"/>
    <w:rsid w:val="007542B2"/>
    <w:rsid w:val="007559D3"/>
    <w:rsid w:val="00755E59"/>
    <w:rsid w:val="007578B0"/>
    <w:rsid w:val="00760280"/>
    <w:rsid w:val="00771604"/>
    <w:rsid w:val="00774924"/>
    <w:rsid w:val="00775E92"/>
    <w:rsid w:val="00776363"/>
    <w:rsid w:val="0077685B"/>
    <w:rsid w:val="00780398"/>
    <w:rsid w:val="00780624"/>
    <w:rsid w:val="0078319A"/>
    <w:rsid w:val="007865BF"/>
    <w:rsid w:val="0078759B"/>
    <w:rsid w:val="00790452"/>
    <w:rsid w:val="007926B8"/>
    <w:rsid w:val="007935CC"/>
    <w:rsid w:val="0079386C"/>
    <w:rsid w:val="007954E2"/>
    <w:rsid w:val="00795B4E"/>
    <w:rsid w:val="00796DBB"/>
    <w:rsid w:val="00796DCC"/>
    <w:rsid w:val="007A1FDC"/>
    <w:rsid w:val="007A2282"/>
    <w:rsid w:val="007A22A8"/>
    <w:rsid w:val="007A585B"/>
    <w:rsid w:val="007A7369"/>
    <w:rsid w:val="007B06A7"/>
    <w:rsid w:val="007B0D3E"/>
    <w:rsid w:val="007B1C8E"/>
    <w:rsid w:val="007B4C3B"/>
    <w:rsid w:val="007B6023"/>
    <w:rsid w:val="007B63A0"/>
    <w:rsid w:val="007B7B59"/>
    <w:rsid w:val="007C045A"/>
    <w:rsid w:val="007C3276"/>
    <w:rsid w:val="007C368F"/>
    <w:rsid w:val="007C4B62"/>
    <w:rsid w:val="007C5804"/>
    <w:rsid w:val="007D1BFF"/>
    <w:rsid w:val="007D2AAB"/>
    <w:rsid w:val="007D3120"/>
    <w:rsid w:val="007D5BA0"/>
    <w:rsid w:val="007D6350"/>
    <w:rsid w:val="007D6856"/>
    <w:rsid w:val="007E1BD3"/>
    <w:rsid w:val="007E554D"/>
    <w:rsid w:val="007E5721"/>
    <w:rsid w:val="007E5F4D"/>
    <w:rsid w:val="007F0F42"/>
    <w:rsid w:val="007F2354"/>
    <w:rsid w:val="007F2CFB"/>
    <w:rsid w:val="007F4910"/>
    <w:rsid w:val="007F5771"/>
    <w:rsid w:val="0080119D"/>
    <w:rsid w:val="008023A2"/>
    <w:rsid w:val="0080247E"/>
    <w:rsid w:val="00803B3D"/>
    <w:rsid w:val="00804DE9"/>
    <w:rsid w:val="0080590F"/>
    <w:rsid w:val="00813F97"/>
    <w:rsid w:val="00815C04"/>
    <w:rsid w:val="00816C65"/>
    <w:rsid w:val="00820413"/>
    <w:rsid w:val="00822531"/>
    <w:rsid w:val="008228AD"/>
    <w:rsid w:val="00822962"/>
    <w:rsid w:val="0082312E"/>
    <w:rsid w:val="00827109"/>
    <w:rsid w:val="0083123E"/>
    <w:rsid w:val="008320EF"/>
    <w:rsid w:val="00832F5F"/>
    <w:rsid w:val="00834B36"/>
    <w:rsid w:val="00834C92"/>
    <w:rsid w:val="00836BB2"/>
    <w:rsid w:val="008372FA"/>
    <w:rsid w:val="00841148"/>
    <w:rsid w:val="00842CA2"/>
    <w:rsid w:val="008455DB"/>
    <w:rsid w:val="00850732"/>
    <w:rsid w:val="00852B08"/>
    <w:rsid w:val="00853857"/>
    <w:rsid w:val="008543ED"/>
    <w:rsid w:val="00855F7E"/>
    <w:rsid w:val="00857090"/>
    <w:rsid w:val="00860AFD"/>
    <w:rsid w:val="00860EEC"/>
    <w:rsid w:val="00861344"/>
    <w:rsid w:val="0086167F"/>
    <w:rsid w:val="008645C0"/>
    <w:rsid w:val="00864C5E"/>
    <w:rsid w:val="00865BD1"/>
    <w:rsid w:val="0086624A"/>
    <w:rsid w:val="00873FE9"/>
    <w:rsid w:val="0087502B"/>
    <w:rsid w:val="00875E47"/>
    <w:rsid w:val="008761BB"/>
    <w:rsid w:val="00876E20"/>
    <w:rsid w:val="00877450"/>
    <w:rsid w:val="008813BA"/>
    <w:rsid w:val="00882790"/>
    <w:rsid w:val="00882A87"/>
    <w:rsid w:val="00882DFD"/>
    <w:rsid w:val="00883573"/>
    <w:rsid w:val="0088435B"/>
    <w:rsid w:val="008849A6"/>
    <w:rsid w:val="0089261D"/>
    <w:rsid w:val="00893732"/>
    <w:rsid w:val="00894394"/>
    <w:rsid w:val="00896023"/>
    <w:rsid w:val="0089674B"/>
    <w:rsid w:val="008A4FB4"/>
    <w:rsid w:val="008A51C7"/>
    <w:rsid w:val="008A616A"/>
    <w:rsid w:val="008A6566"/>
    <w:rsid w:val="008B0C20"/>
    <w:rsid w:val="008B174F"/>
    <w:rsid w:val="008B1CA7"/>
    <w:rsid w:val="008B4E4E"/>
    <w:rsid w:val="008B5843"/>
    <w:rsid w:val="008C0D69"/>
    <w:rsid w:val="008C2FFB"/>
    <w:rsid w:val="008C4A24"/>
    <w:rsid w:val="008C4AE0"/>
    <w:rsid w:val="008C587F"/>
    <w:rsid w:val="008C5D59"/>
    <w:rsid w:val="008C73E0"/>
    <w:rsid w:val="008D186C"/>
    <w:rsid w:val="008D261D"/>
    <w:rsid w:val="008D3978"/>
    <w:rsid w:val="008D530B"/>
    <w:rsid w:val="008D6E78"/>
    <w:rsid w:val="008D7497"/>
    <w:rsid w:val="008D74F8"/>
    <w:rsid w:val="008E0D0D"/>
    <w:rsid w:val="008E11C0"/>
    <w:rsid w:val="008E1B3B"/>
    <w:rsid w:val="008E3F87"/>
    <w:rsid w:val="008E5078"/>
    <w:rsid w:val="008E683B"/>
    <w:rsid w:val="008E6B52"/>
    <w:rsid w:val="008E799A"/>
    <w:rsid w:val="008E7BC9"/>
    <w:rsid w:val="008F0FBB"/>
    <w:rsid w:val="008F17F0"/>
    <w:rsid w:val="008F198A"/>
    <w:rsid w:val="008F2A6B"/>
    <w:rsid w:val="008F3C4A"/>
    <w:rsid w:val="008F3D0B"/>
    <w:rsid w:val="008F4659"/>
    <w:rsid w:val="008F497E"/>
    <w:rsid w:val="008F49DD"/>
    <w:rsid w:val="00900EDC"/>
    <w:rsid w:val="009011D3"/>
    <w:rsid w:val="009015F8"/>
    <w:rsid w:val="009049B3"/>
    <w:rsid w:val="009062D8"/>
    <w:rsid w:val="00906AB7"/>
    <w:rsid w:val="00906AEF"/>
    <w:rsid w:val="00912508"/>
    <w:rsid w:val="009125D3"/>
    <w:rsid w:val="009138A6"/>
    <w:rsid w:val="0091444B"/>
    <w:rsid w:val="00920B27"/>
    <w:rsid w:val="00920E92"/>
    <w:rsid w:val="0092210E"/>
    <w:rsid w:val="00923B7E"/>
    <w:rsid w:val="00924398"/>
    <w:rsid w:val="009257E5"/>
    <w:rsid w:val="009323BB"/>
    <w:rsid w:val="00936F71"/>
    <w:rsid w:val="00936FB0"/>
    <w:rsid w:val="00937AD3"/>
    <w:rsid w:val="00937BA5"/>
    <w:rsid w:val="009401B5"/>
    <w:rsid w:val="00941151"/>
    <w:rsid w:val="009440EA"/>
    <w:rsid w:val="00944E31"/>
    <w:rsid w:val="0094742C"/>
    <w:rsid w:val="00951079"/>
    <w:rsid w:val="009537E2"/>
    <w:rsid w:val="0095572E"/>
    <w:rsid w:val="00956F02"/>
    <w:rsid w:val="00966A44"/>
    <w:rsid w:val="00967887"/>
    <w:rsid w:val="0097452B"/>
    <w:rsid w:val="00977AC6"/>
    <w:rsid w:val="00982071"/>
    <w:rsid w:val="00982B42"/>
    <w:rsid w:val="00983DB3"/>
    <w:rsid w:val="00984620"/>
    <w:rsid w:val="009847A3"/>
    <w:rsid w:val="009848EA"/>
    <w:rsid w:val="00984C5F"/>
    <w:rsid w:val="00984D22"/>
    <w:rsid w:val="0098538D"/>
    <w:rsid w:val="0098679D"/>
    <w:rsid w:val="0098710B"/>
    <w:rsid w:val="00992DB6"/>
    <w:rsid w:val="00993103"/>
    <w:rsid w:val="009933B1"/>
    <w:rsid w:val="00993E29"/>
    <w:rsid w:val="00996037"/>
    <w:rsid w:val="00997388"/>
    <w:rsid w:val="009A0F16"/>
    <w:rsid w:val="009A244E"/>
    <w:rsid w:val="009A3E89"/>
    <w:rsid w:val="009A454B"/>
    <w:rsid w:val="009A52F5"/>
    <w:rsid w:val="009A5FC7"/>
    <w:rsid w:val="009A64A0"/>
    <w:rsid w:val="009A77C4"/>
    <w:rsid w:val="009A7CD3"/>
    <w:rsid w:val="009B078B"/>
    <w:rsid w:val="009B229D"/>
    <w:rsid w:val="009B6AC4"/>
    <w:rsid w:val="009B78C2"/>
    <w:rsid w:val="009C0663"/>
    <w:rsid w:val="009C0E6C"/>
    <w:rsid w:val="009C156A"/>
    <w:rsid w:val="009C163F"/>
    <w:rsid w:val="009C172E"/>
    <w:rsid w:val="009C6E0E"/>
    <w:rsid w:val="009D0514"/>
    <w:rsid w:val="009D0589"/>
    <w:rsid w:val="009D0A68"/>
    <w:rsid w:val="009D4ABB"/>
    <w:rsid w:val="009D66C1"/>
    <w:rsid w:val="009D6E12"/>
    <w:rsid w:val="009D72A2"/>
    <w:rsid w:val="009E0950"/>
    <w:rsid w:val="009E5A77"/>
    <w:rsid w:val="009E7E07"/>
    <w:rsid w:val="009F0953"/>
    <w:rsid w:val="009F0C32"/>
    <w:rsid w:val="009F2AE7"/>
    <w:rsid w:val="009F483E"/>
    <w:rsid w:val="009F4843"/>
    <w:rsid w:val="009F4DDD"/>
    <w:rsid w:val="009F66B2"/>
    <w:rsid w:val="009F7CAF"/>
    <w:rsid w:val="00A0072B"/>
    <w:rsid w:val="00A02976"/>
    <w:rsid w:val="00A06ECE"/>
    <w:rsid w:val="00A07337"/>
    <w:rsid w:val="00A107BE"/>
    <w:rsid w:val="00A11123"/>
    <w:rsid w:val="00A12276"/>
    <w:rsid w:val="00A12F59"/>
    <w:rsid w:val="00A132A6"/>
    <w:rsid w:val="00A134F7"/>
    <w:rsid w:val="00A13BD7"/>
    <w:rsid w:val="00A16191"/>
    <w:rsid w:val="00A16E26"/>
    <w:rsid w:val="00A16F73"/>
    <w:rsid w:val="00A20296"/>
    <w:rsid w:val="00A20435"/>
    <w:rsid w:val="00A21174"/>
    <w:rsid w:val="00A232F3"/>
    <w:rsid w:val="00A26542"/>
    <w:rsid w:val="00A31055"/>
    <w:rsid w:val="00A31F68"/>
    <w:rsid w:val="00A3271D"/>
    <w:rsid w:val="00A3358F"/>
    <w:rsid w:val="00A34EA3"/>
    <w:rsid w:val="00A35120"/>
    <w:rsid w:val="00A3625D"/>
    <w:rsid w:val="00A36A21"/>
    <w:rsid w:val="00A40E7D"/>
    <w:rsid w:val="00A439F2"/>
    <w:rsid w:val="00A45206"/>
    <w:rsid w:val="00A4585E"/>
    <w:rsid w:val="00A4762B"/>
    <w:rsid w:val="00A506F3"/>
    <w:rsid w:val="00A509D0"/>
    <w:rsid w:val="00A5193B"/>
    <w:rsid w:val="00A51AFB"/>
    <w:rsid w:val="00A51EC4"/>
    <w:rsid w:val="00A52E28"/>
    <w:rsid w:val="00A53884"/>
    <w:rsid w:val="00A53C72"/>
    <w:rsid w:val="00A53D6E"/>
    <w:rsid w:val="00A553EC"/>
    <w:rsid w:val="00A556B7"/>
    <w:rsid w:val="00A55CDD"/>
    <w:rsid w:val="00A55D90"/>
    <w:rsid w:val="00A56257"/>
    <w:rsid w:val="00A60804"/>
    <w:rsid w:val="00A60E21"/>
    <w:rsid w:val="00A615BB"/>
    <w:rsid w:val="00A62A46"/>
    <w:rsid w:val="00A65F23"/>
    <w:rsid w:val="00A70685"/>
    <w:rsid w:val="00A7069B"/>
    <w:rsid w:val="00A72963"/>
    <w:rsid w:val="00A73CA0"/>
    <w:rsid w:val="00A74651"/>
    <w:rsid w:val="00A74BFB"/>
    <w:rsid w:val="00A766BE"/>
    <w:rsid w:val="00A83100"/>
    <w:rsid w:val="00A83756"/>
    <w:rsid w:val="00A843FD"/>
    <w:rsid w:val="00A8730D"/>
    <w:rsid w:val="00A91E1D"/>
    <w:rsid w:val="00A927D9"/>
    <w:rsid w:val="00A92E4C"/>
    <w:rsid w:val="00A94B07"/>
    <w:rsid w:val="00A95922"/>
    <w:rsid w:val="00AA1A88"/>
    <w:rsid w:val="00AA3278"/>
    <w:rsid w:val="00AA4984"/>
    <w:rsid w:val="00AA5C1E"/>
    <w:rsid w:val="00AA74A1"/>
    <w:rsid w:val="00AB26EC"/>
    <w:rsid w:val="00AB28AB"/>
    <w:rsid w:val="00AB30D6"/>
    <w:rsid w:val="00AB4AE2"/>
    <w:rsid w:val="00AB5461"/>
    <w:rsid w:val="00AB7540"/>
    <w:rsid w:val="00AB7AF4"/>
    <w:rsid w:val="00AB7BFF"/>
    <w:rsid w:val="00AC1342"/>
    <w:rsid w:val="00AC618C"/>
    <w:rsid w:val="00AC7A36"/>
    <w:rsid w:val="00AD107D"/>
    <w:rsid w:val="00AD2134"/>
    <w:rsid w:val="00AD39FE"/>
    <w:rsid w:val="00AD3FA6"/>
    <w:rsid w:val="00AD49D8"/>
    <w:rsid w:val="00AD5AB1"/>
    <w:rsid w:val="00AD61C2"/>
    <w:rsid w:val="00AE09A3"/>
    <w:rsid w:val="00AE150E"/>
    <w:rsid w:val="00AE3C87"/>
    <w:rsid w:val="00AE543D"/>
    <w:rsid w:val="00AE5C9E"/>
    <w:rsid w:val="00AE622B"/>
    <w:rsid w:val="00AE6BBC"/>
    <w:rsid w:val="00AE70D2"/>
    <w:rsid w:val="00AF28EB"/>
    <w:rsid w:val="00AF3DD5"/>
    <w:rsid w:val="00AF4B9C"/>
    <w:rsid w:val="00AF77A9"/>
    <w:rsid w:val="00B00336"/>
    <w:rsid w:val="00B008C8"/>
    <w:rsid w:val="00B01836"/>
    <w:rsid w:val="00B027E9"/>
    <w:rsid w:val="00B02B44"/>
    <w:rsid w:val="00B04229"/>
    <w:rsid w:val="00B0637C"/>
    <w:rsid w:val="00B063F0"/>
    <w:rsid w:val="00B07AD3"/>
    <w:rsid w:val="00B07BC1"/>
    <w:rsid w:val="00B11529"/>
    <w:rsid w:val="00B11E73"/>
    <w:rsid w:val="00B12DBB"/>
    <w:rsid w:val="00B130E2"/>
    <w:rsid w:val="00B132A1"/>
    <w:rsid w:val="00B13726"/>
    <w:rsid w:val="00B1790B"/>
    <w:rsid w:val="00B17DC5"/>
    <w:rsid w:val="00B217E0"/>
    <w:rsid w:val="00B22E96"/>
    <w:rsid w:val="00B22FC9"/>
    <w:rsid w:val="00B26D42"/>
    <w:rsid w:val="00B313D6"/>
    <w:rsid w:val="00B31481"/>
    <w:rsid w:val="00B32DA7"/>
    <w:rsid w:val="00B33E0B"/>
    <w:rsid w:val="00B34197"/>
    <w:rsid w:val="00B35D85"/>
    <w:rsid w:val="00B3686D"/>
    <w:rsid w:val="00B3752C"/>
    <w:rsid w:val="00B37900"/>
    <w:rsid w:val="00B37B3F"/>
    <w:rsid w:val="00B4086C"/>
    <w:rsid w:val="00B429CA"/>
    <w:rsid w:val="00B43607"/>
    <w:rsid w:val="00B43ABD"/>
    <w:rsid w:val="00B44369"/>
    <w:rsid w:val="00B443A9"/>
    <w:rsid w:val="00B456E9"/>
    <w:rsid w:val="00B45F64"/>
    <w:rsid w:val="00B47D19"/>
    <w:rsid w:val="00B55CA4"/>
    <w:rsid w:val="00B63135"/>
    <w:rsid w:val="00B632F2"/>
    <w:rsid w:val="00B64835"/>
    <w:rsid w:val="00B674F8"/>
    <w:rsid w:val="00B70B8A"/>
    <w:rsid w:val="00B71049"/>
    <w:rsid w:val="00B731F6"/>
    <w:rsid w:val="00B74773"/>
    <w:rsid w:val="00B75EE8"/>
    <w:rsid w:val="00B76107"/>
    <w:rsid w:val="00B77652"/>
    <w:rsid w:val="00B77E25"/>
    <w:rsid w:val="00B82BEA"/>
    <w:rsid w:val="00B847F9"/>
    <w:rsid w:val="00B92768"/>
    <w:rsid w:val="00B92ADE"/>
    <w:rsid w:val="00B93299"/>
    <w:rsid w:val="00B94ED4"/>
    <w:rsid w:val="00B951E9"/>
    <w:rsid w:val="00B96B47"/>
    <w:rsid w:val="00B96EDA"/>
    <w:rsid w:val="00BA257D"/>
    <w:rsid w:val="00BA36B8"/>
    <w:rsid w:val="00BA401F"/>
    <w:rsid w:val="00BA46D5"/>
    <w:rsid w:val="00BB146D"/>
    <w:rsid w:val="00BB3612"/>
    <w:rsid w:val="00BB3ABE"/>
    <w:rsid w:val="00BB4245"/>
    <w:rsid w:val="00BB4FED"/>
    <w:rsid w:val="00BB5982"/>
    <w:rsid w:val="00BC0C61"/>
    <w:rsid w:val="00BC0D90"/>
    <w:rsid w:val="00BC3823"/>
    <w:rsid w:val="00BD01D4"/>
    <w:rsid w:val="00BD0620"/>
    <w:rsid w:val="00BD1404"/>
    <w:rsid w:val="00BD2CF5"/>
    <w:rsid w:val="00BD3E61"/>
    <w:rsid w:val="00BD7DBB"/>
    <w:rsid w:val="00BE17A3"/>
    <w:rsid w:val="00BE27CB"/>
    <w:rsid w:val="00BE293D"/>
    <w:rsid w:val="00BE3D1F"/>
    <w:rsid w:val="00BE5EDB"/>
    <w:rsid w:val="00BE7CFD"/>
    <w:rsid w:val="00BF034F"/>
    <w:rsid w:val="00BF5431"/>
    <w:rsid w:val="00BF5438"/>
    <w:rsid w:val="00BF578B"/>
    <w:rsid w:val="00BF7340"/>
    <w:rsid w:val="00C00907"/>
    <w:rsid w:val="00C031A5"/>
    <w:rsid w:val="00C12ABC"/>
    <w:rsid w:val="00C13D9F"/>
    <w:rsid w:val="00C15FD6"/>
    <w:rsid w:val="00C16027"/>
    <w:rsid w:val="00C1616D"/>
    <w:rsid w:val="00C164D1"/>
    <w:rsid w:val="00C16DD0"/>
    <w:rsid w:val="00C21B58"/>
    <w:rsid w:val="00C2387F"/>
    <w:rsid w:val="00C23C9E"/>
    <w:rsid w:val="00C23DF4"/>
    <w:rsid w:val="00C27B09"/>
    <w:rsid w:val="00C30094"/>
    <w:rsid w:val="00C311B1"/>
    <w:rsid w:val="00C33FBF"/>
    <w:rsid w:val="00C36099"/>
    <w:rsid w:val="00C37603"/>
    <w:rsid w:val="00C408F7"/>
    <w:rsid w:val="00C43E5D"/>
    <w:rsid w:val="00C443A8"/>
    <w:rsid w:val="00C46B9C"/>
    <w:rsid w:val="00C46C07"/>
    <w:rsid w:val="00C500D1"/>
    <w:rsid w:val="00C5099C"/>
    <w:rsid w:val="00C50CFF"/>
    <w:rsid w:val="00C51261"/>
    <w:rsid w:val="00C517B8"/>
    <w:rsid w:val="00C51C25"/>
    <w:rsid w:val="00C51E8F"/>
    <w:rsid w:val="00C5211C"/>
    <w:rsid w:val="00C5235F"/>
    <w:rsid w:val="00C529D3"/>
    <w:rsid w:val="00C53884"/>
    <w:rsid w:val="00C566FD"/>
    <w:rsid w:val="00C56DD5"/>
    <w:rsid w:val="00C623FC"/>
    <w:rsid w:val="00C633AD"/>
    <w:rsid w:val="00C668CA"/>
    <w:rsid w:val="00C673C2"/>
    <w:rsid w:val="00C67E5B"/>
    <w:rsid w:val="00C76175"/>
    <w:rsid w:val="00C7670C"/>
    <w:rsid w:val="00C808F4"/>
    <w:rsid w:val="00C80AB0"/>
    <w:rsid w:val="00C81871"/>
    <w:rsid w:val="00C826C7"/>
    <w:rsid w:val="00C83473"/>
    <w:rsid w:val="00C839A7"/>
    <w:rsid w:val="00C840DD"/>
    <w:rsid w:val="00C84D51"/>
    <w:rsid w:val="00C85161"/>
    <w:rsid w:val="00C858A6"/>
    <w:rsid w:val="00C859DE"/>
    <w:rsid w:val="00C85BB6"/>
    <w:rsid w:val="00C868D2"/>
    <w:rsid w:val="00C87EAC"/>
    <w:rsid w:val="00C913AC"/>
    <w:rsid w:val="00C93C36"/>
    <w:rsid w:val="00C94015"/>
    <w:rsid w:val="00C96D3B"/>
    <w:rsid w:val="00CA1323"/>
    <w:rsid w:val="00CA140D"/>
    <w:rsid w:val="00CA1F8B"/>
    <w:rsid w:val="00CA34CD"/>
    <w:rsid w:val="00CA3F44"/>
    <w:rsid w:val="00CA7650"/>
    <w:rsid w:val="00CA7DCF"/>
    <w:rsid w:val="00CB09CA"/>
    <w:rsid w:val="00CB0B79"/>
    <w:rsid w:val="00CB4ABE"/>
    <w:rsid w:val="00CB50FF"/>
    <w:rsid w:val="00CC07F3"/>
    <w:rsid w:val="00CC189B"/>
    <w:rsid w:val="00CC1E30"/>
    <w:rsid w:val="00CC3B1A"/>
    <w:rsid w:val="00CD0D63"/>
    <w:rsid w:val="00CD1FD4"/>
    <w:rsid w:val="00CD4ABE"/>
    <w:rsid w:val="00CD6D0F"/>
    <w:rsid w:val="00CE0E0C"/>
    <w:rsid w:val="00CE2751"/>
    <w:rsid w:val="00CE2E92"/>
    <w:rsid w:val="00CE3BEB"/>
    <w:rsid w:val="00CE3F91"/>
    <w:rsid w:val="00CE406A"/>
    <w:rsid w:val="00CE6137"/>
    <w:rsid w:val="00CE6E38"/>
    <w:rsid w:val="00CE771E"/>
    <w:rsid w:val="00CF12A9"/>
    <w:rsid w:val="00CF1806"/>
    <w:rsid w:val="00CF2E5E"/>
    <w:rsid w:val="00CF2F29"/>
    <w:rsid w:val="00CF6DBF"/>
    <w:rsid w:val="00CF7EC0"/>
    <w:rsid w:val="00D03271"/>
    <w:rsid w:val="00D0347D"/>
    <w:rsid w:val="00D03B17"/>
    <w:rsid w:val="00D06295"/>
    <w:rsid w:val="00D06A5F"/>
    <w:rsid w:val="00D07680"/>
    <w:rsid w:val="00D11405"/>
    <w:rsid w:val="00D11D3D"/>
    <w:rsid w:val="00D12BF5"/>
    <w:rsid w:val="00D13F46"/>
    <w:rsid w:val="00D203C0"/>
    <w:rsid w:val="00D21852"/>
    <w:rsid w:val="00D21DB7"/>
    <w:rsid w:val="00D22370"/>
    <w:rsid w:val="00D2265C"/>
    <w:rsid w:val="00D24A5E"/>
    <w:rsid w:val="00D25F2F"/>
    <w:rsid w:val="00D31BD7"/>
    <w:rsid w:val="00D32AC3"/>
    <w:rsid w:val="00D3535B"/>
    <w:rsid w:val="00D358C8"/>
    <w:rsid w:val="00D35E16"/>
    <w:rsid w:val="00D363EC"/>
    <w:rsid w:val="00D366EE"/>
    <w:rsid w:val="00D40923"/>
    <w:rsid w:val="00D426AF"/>
    <w:rsid w:val="00D4321B"/>
    <w:rsid w:val="00D44AD0"/>
    <w:rsid w:val="00D452B6"/>
    <w:rsid w:val="00D45FA4"/>
    <w:rsid w:val="00D471AD"/>
    <w:rsid w:val="00D50141"/>
    <w:rsid w:val="00D505D6"/>
    <w:rsid w:val="00D526CC"/>
    <w:rsid w:val="00D52956"/>
    <w:rsid w:val="00D545E9"/>
    <w:rsid w:val="00D55035"/>
    <w:rsid w:val="00D551F7"/>
    <w:rsid w:val="00D565B1"/>
    <w:rsid w:val="00D567F6"/>
    <w:rsid w:val="00D57F0D"/>
    <w:rsid w:val="00D60D92"/>
    <w:rsid w:val="00D6190C"/>
    <w:rsid w:val="00D6382D"/>
    <w:rsid w:val="00D63976"/>
    <w:rsid w:val="00D64D33"/>
    <w:rsid w:val="00D66124"/>
    <w:rsid w:val="00D7128E"/>
    <w:rsid w:val="00D7132F"/>
    <w:rsid w:val="00D71B87"/>
    <w:rsid w:val="00D735CA"/>
    <w:rsid w:val="00D73FCA"/>
    <w:rsid w:val="00D761D5"/>
    <w:rsid w:val="00D77A6A"/>
    <w:rsid w:val="00D82883"/>
    <w:rsid w:val="00D83069"/>
    <w:rsid w:val="00D8734A"/>
    <w:rsid w:val="00D915F0"/>
    <w:rsid w:val="00D93B7B"/>
    <w:rsid w:val="00D94B6A"/>
    <w:rsid w:val="00D95B0B"/>
    <w:rsid w:val="00D97B4C"/>
    <w:rsid w:val="00DA0FCC"/>
    <w:rsid w:val="00DA1578"/>
    <w:rsid w:val="00DA7BC3"/>
    <w:rsid w:val="00DB26F6"/>
    <w:rsid w:val="00DB4012"/>
    <w:rsid w:val="00DB70B8"/>
    <w:rsid w:val="00DB72A4"/>
    <w:rsid w:val="00DC100C"/>
    <w:rsid w:val="00DC21ED"/>
    <w:rsid w:val="00DC307E"/>
    <w:rsid w:val="00DC51A4"/>
    <w:rsid w:val="00DC5289"/>
    <w:rsid w:val="00DC675D"/>
    <w:rsid w:val="00DC7044"/>
    <w:rsid w:val="00DC73A0"/>
    <w:rsid w:val="00DD0E35"/>
    <w:rsid w:val="00DD1411"/>
    <w:rsid w:val="00DD77E5"/>
    <w:rsid w:val="00DD7E05"/>
    <w:rsid w:val="00DE0869"/>
    <w:rsid w:val="00DE0893"/>
    <w:rsid w:val="00DE2443"/>
    <w:rsid w:val="00DE2AEE"/>
    <w:rsid w:val="00DE5159"/>
    <w:rsid w:val="00DE76C1"/>
    <w:rsid w:val="00DF228B"/>
    <w:rsid w:val="00DF3325"/>
    <w:rsid w:val="00DF45EA"/>
    <w:rsid w:val="00DF6B97"/>
    <w:rsid w:val="00E003A5"/>
    <w:rsid w:val="00E00E44"/>
    <w:rsid w:val="00E04017"/>
    <w:rsid w:val="00E074C6"/>
    <w:rsid w:val="00E07EB3"/>
    <w:rsid w:val="00E109EC"/>
    <w:rsid w:val="00E11AD1"/>
    <w:rsid w:val="00E12057"/>
    <w:rsid w:val="00E1325B"/>
    <w:rsid w:val="00E13DE3"/>
    <w:rsid w:val="00E14847"/>
    <w:rsid w:val="00E148F5"/>
    <w:rsid w:val="00E178E3"/>
    <w:rsid w:val="00E241DF"/>
    <w:rsid w:val="00E24234"/>
    <w:rsid w:val="00E2449B"/>
    <w:rsid w:val="00E2760C"/>
    <w:rsid w:val="00E30129"/>
    <w:rsid w:val="00E305F9"/>
    <w:rsid w:val="00E321BD"/>
    <w:rsid w:val="00E327F2"/>
    <w:rsid w:val="00E33045"/>
    <w:rsid w:val="00E3422A"/>
    <w:rsid w:val="00E353C2"/>
    <w:rsid w:val="00E35CE2"/>
    <w:rsid w:val="00E423A0"/>
    <w:rsid w:val="00E43D07"/>
    <w:rsid w:val="00E43F83"/>
    <w:rsid w:val="00E47534"/>
    <w:rsid w:val="00E51F66"/>
    <w:rsid w:val="00E520A5"/>
    <w:rsid w:val="00E52860"/>
    <w:rsid w:val="00E52DD1"/>
    <w:rsid w:val="00E52EF0"/>
    <w:rsid w:val="00E54B2E"/>
    <w:rsid w:val="00E54DF1"/>
    <w:rsid w:val="00E608A7"/>
    <w:rsid w:val="00E62254"/>
    <w:rsid w:val="00E62F32"/>
    <w:rsid w:val="00E63B6E"/>
    <w:rsid w:val="00E63E0B"/>
    <w:rsid w:val="00E64368"/>
    <w:rsid w:val="00E65154"/>
    <w:rsid w:val="00E66620"/>
    <w:rsid w:val="00E668AF"/>
    <w:rsid w:val="00E66C1B"/>
    <w:rsid w:val="00E6781E"/>
    <w:rsid w:val="00E67B84"/>
    <w:rsid w:val="00E67C44"/>
    <w:rsid w:val="00E7043D"/>
    <w:rsid w:val="00E72043"/>
    <w:rsid w:val="00E7210B"/>
    <w:rsid w:val="00E74AAB"/>
    <w:rsid w:val="00E7550A"/>
    <w:rsid w:val="00E757B3"/>
    <w:rsid w:val="00E757CE"/>
    <w:rsid w:val="00E8137E"/>
    <w:rsid w:val="00E8386E"/>
    <w:rsid w:val="00E83A3E"/>
    <w:rsid w:val="00E84032"/>
    <w:rsid w:val="00E840DC"/>
    <w:rsid w:val="00E85681"/>
    <w:rsid w:val="00E90729"/>
    <w:rsid w:val="00E94068"/>
    <w:rsid w:val="00E944A0"/>
    <w:rsid w:val="00E94778"/>
    <w:rsid w:val="00E95374"/>
    <w:rsid w:val="00E95D12"/>
    <w:rsid w:val="00E96106"/>
    <w:rsid w:val="00E96CE6"/>
    <w:rsid w:val="00EA2081"/>
    <w:rsid w:val="00EA4396"/>
    <w:rsid w:val="00EA5510"/>
    <w:rsid w:val="00EB0047"/>
    <w:rsid w:val="00EB2601"/>
    <w:rsid w:val="00EB3191"/>
    <w:rsid w:val="00EB46AF"/>
    <w:rsid w:val="00EB7F12"/>
    <w:rsid w:val="00EC0663"/>
    <w:rsid w:val="00EC2696"/>
    <w:rsid w:val="00EC3A38"/>
    <w:rsid w:val="00EC3F79"/>
    <w:rsid w:val="00EC5FD0"/>
    <w:rsid w:val="00EC7FD2"/>
    <w:rsid w:val="00ED014E"/>
    <w:rsid w:val="00ED0998"/>
    <w:rsid w:val="00ED1906"/>
    <w:rsid w:val="00ED212F"/>
    <w:rsid w:val="00ED44C5"/>
    <w:rsid w:val="00ED4D09"/>
    <w:rsid w:val="00ED6CBF"/>
    <w:rsid w:val="00EE0C7C"/>
    <w:rsid w:val="00EE1733"/>
    <w:rsid w:val="00EE1871"/>
    <w:rsid w:val="00EE2421"/>
    <w:rsid w:val="00EE3CDE"/>
    <w:rsid w:val="00EE5BD8"/>
    <w:rsid w:val="00EE653D"/>
    <w:rsid w:val="00EE7684"/>
    <w:rsid w:val="00EF007E"/>
    <w:rsid w:val="00EF1603"/>
    <w:rsid w:val="00EF1B05"/>
    <w:rsid w:val="00EF4513"/>
    <w:rsid w:val="00EF4715"/>
    <w:rsid w:val="00EF6B95"/>
    <w:rsid w:val="00EF6F22"/>
    <w:rsid w:val="00F01A3B"/>
    <w:rsid w:val="00F030B7"/>
    <w:rsid w:val="00F039BE"/>
    <w:rsid w:val="00F03ABE"/>
    <w:rsid w:val="00F03C74"/>
    <w:rsid w:val="00F04EDF"/>
    <w:rsid w:val="00F06204"/>
    <w:rsid w:val="00F1160F"/>
    <w:rsid w:val="00F124FE"/>
    <w:rsid w:val="00F125F4"/>
    <w:rsid w:val="00F12774"/>
    <w:rsid w:val="00F14842"/>
    <w:rsid w:val="00F165C8"/>
    <w:rsid w:val="00F17242"/>
    <w:rsid w:val="00F1777B"/>
    <w:rsid w:val="00F17B24"/>
    <w:rsid w:val="00F2153B"/>
    <w:rsid w:val="00F22579"/>
    <w:rsid w:val="00F264CF"/>
    <w:rsid w:val="00F27B39"/>
    <w:rsid w:val="00F33B6F"/>
    <w:rsid w:val="00F41885"/>
    <w:rsid w:val="00F41D73"/>
    <w:rsid w:val="00F427E5"/>
    <w:rsid w:val="00F42CC0"/>
    <w:rsid w:val="00F436B7"/>
    <w:rsid w:val="00F437B1"/>
    <w:rsid w:val="00F44300"/>
    <w:rsid w:val="00F445E7"/>
    <w:rsid w:val="00F50BE9"/>
    <w:rsid w:val="00F51A41"/>
    <w:rsid w:val="00F539D3"/>
    <w:rsid w:val="00F54F7B"/>
    <w:rsid w:val="00F578E8"/>
    <w:rsid w:val="00F620BB"/>
    <w:rsid w:val="00F622CA"/>
    <w:rsid w:val="00F6291B"/>
    <w:rsid w:val="00F64E14"/>
    <w:rsid w:val="00F65BF3"/>
    <w:rsid w:val="00F65CAD"/>
    <w:rsid w:val="00F66758"/>
    <w:rsid w:val="00F70003"/>
    <w:rsid w:val="00F72235"/>
    <w:rsid w:val="00F722A1"/>
    <w:rsid w:val="00F7631F"/>
    <w:rsid w:val="00F77877"/>
    <w:rsid w:val="00F820D7"/>
    <w:rsid w:val="00F83A92"/>
    <w:rsid w:val="00F83AD5"/>
    <w:rsid w:val="00F84832"/>
    <w:rsid w:val="00F84A29"/>
    <w:rsid w:val="00F8654E"/>
    <w:rsid w:val="00F86598"/>
    <w:rsid w:val="00F9212A"/>
    <w:rsid w:val="00F92382"/>
    <w:rsid w:val="00F9462F"/>
    <w:rsid w:val="00F9507C"/>
    <w:rsid w:val="00FA2FAA"/>
    <w:rsid w:val="00FA348E"/>
    <w:rsid w:val="00FA3ABE"/>
    <w:rsid w:val="00FA3B79"/>
    <w:rsid w:val="00FA4859"/>
    <w:rsid w:val="00FA7226"/>
    <w:rsid w:val="00FA7272"/>
    <w:rsid w:val="00FA7666"/>
    <w:rsid w:val="00FB0A21"/>
    <w:rsid w:val="00FB208E"/>
    <w:rsid w:val="00FB26E1"/>
    <w:rsid w:val="00FB3E6A"/>
    <w:rsid w:val="00FB6F63"/>
    <w:rsid w:val="00FB7041"/>
    <w:rsid w:val="00FB7A4E"/>
    <w:rsid w:val="00FC0479"/>
    <w:rsid w:val="00FC0F0B"/>
    <w:rsid w:val="00FC25CB"/>
    <w:rsid w:val="00FC4DCC"/>
    <w:rsid w:val="00FC56AC"/>
    <w:rsid w:val="00FD033B"/>
    <w:rsid w:val="00FD209D"/>
    <w:rsid w:val="00FD2A8C"/>
    <w:rsid w:val="00FD2EA0"/>
    <w:rsid w:val="00FD3489"/>
    <w:rsid w:val="00FD451A"/>
    <w:rsid w:val="00FD6A44"/>
    <w:rsid w:val="00FD7225"/>
    <w:rsid w:val="00FE24D2"/>
    <w:rsid w:val="00FE4D8C"/>
    <w:rsid w:val="00FE5F5B"/>
    <w:rsid w:val="00FF2BD8"/>
    <w:rsid w:val="00FF3205"/>
    <w:rsid w:val="00FF3268"/>
    <w:rsid w:val="00FF4246"/>
    <w:rsid w:val="00FF5B03"/>
    <w:rsid w:val="0118A0BB"/>
    <w:rsid w:val="011EFF0A"/>
    <w:rsid w:val="0142E111"/>
    <w:rsid w:val="01789BE2"/>
    <w:rsid w:val="01CEFF7E"/>
    <w:rsid w:val="01E827DB"/>
    <w:rsid w:val="023216F8"/>
    <w:rsid w:val="0486AE51"/>
    <w:rsid w:val="049A2C7D"/>
    <w:rsid w:val="04E12642"/>
    <w:rsid w:val="05B13E5F"/>
    <w:rsid w:val="064A61AB"/>
    <w:rsid w:val="069097D7"/>
    <w:rsid w:val="06B479DE"/>
    <w:rsid w:val="06BB98FE"/>
    <w:rsid w:val="06DFD4D1"/>
    <w:rsid w:val="06EC5FBE"/>
    <w:rsid w:val="06FB54FB"/>
    <w:rsid w:val="07D76145"/>
    <w:rsid w:val="07E6320C"/>
    <w:rsid w:val="083E4102"/>
    <w:rsid w:val="09BAA63D"/>
    <w:rsid w:val="09C83899"/>
    <w:rsid w:val="09DF8463"/>
    <w:rsid w:val="09F7F8A2"/>
    <w:rsid w:val="0A177593"/>
    <w:rsid w:val="0A6AA131"/>
    <w:rsid w:val="0B2BF2A7"/>
    <w:rsid w:val="0B90F14C"/>
    <w:rsid w:val="0B925CAA"/>
    <w:rsid w:val="0BBFD0E1"/>
    <w:rsid w:val="0C067192"/>
    <w:rsid w:val="0CA46766"/>
    <w:rsid w:val="0CFFD95B"/>
    <w:rsid w:val="0D46A7C5"/>
    <w:rsid w:val="0D77BDFC"/>
    <w:rsid w:val="0DD6A653"/>
    <w:rsid w:val="0DDE27FF"/>
    <w:rsid w:val="0EA455F8"/>
    <w:rsid w:val="0EB5700C"/>
    <w:rsid w:val="0EB7A5B3"/>
    <w:rsid w:val="10420C65"/>
    <w:rsid w:val="1056B36D"/>
    <w:rsid w:val="1081F065"/>
    <w:rsid w:val="10F5E4E4"/>
    <w:rsid w:val="11032E44"/>
    <w:rsid w:val="114588CA"/>
    <w:rsid w:val="115F7A75"/>
    <w:rsid w:val="11FE4BA5"/>
    <w:rsid w:val="125BD23B"/>
    <w:rsid w:val="12B428D8"/>
    <w:rsid w:val="12DE593B"/>
    <w:rsid w:val="1365E939"/>
    <w:rsid w:val="137E54FB"/>
    <w:rsid w:val="1483A9BE"/>
    <w:rsid w:val="15277834"/>
    <w:rsid w:val="1584C7DC"/>
    <w:rsid w:val="1632CAD5"/>
    <w:rsid w:val="169BC48E"/>
    <w:rsid w:val="1752BA86"/>
    <w:rsid w:val="18503B04"/>
    <w:rsid w:val="185464CC"/>
    <w:rsid w:val="1873D9ED"/>
    <w:rsid w:val="18F9797D"/>
    <w:rsid w:val="19C9257D"/>
    <w:rsid w:val="1A4211D0"/>
    <w:rsid w:val="1AF9C701"/>
    <w:rsid w:val="1B17E1F1"/>
    <w:rsid w:val="1B61BE63"/>
    <w:rsid w:val="1BE6AE35"/>
    <w:rsid w:val="1BF6A56F"/>
    <w:rsid w:val="1C5EAD1E"/>
    <w:rsid w:val="1D00C63F"/>
    <w:rsid w:val="1D79B292"/>
    <w:rsid w:val="1EB7DE79"/>
    <w:rsid w:val="1F2BAA22"/>
    <w:rsid w:val="1F2EB4ED"/>
    <w:rsid w:val="1FB33F7B"/>
    <w:rsid w:val="1FE756C2"/>
    <w:rsid w:val="2004B67C"/>
    <w:rsid w:val="20203DD9"/>
    <w:rsid w:val="219B910D"/>
    <w:rsid w:val="21B9457B"/>
    <w:rsid w:val="21D43762"/>
    <w:rsid w:val="21ED5FBF"/>
    <w:rsid w:val="22258F56"/>
    <w:rsid w:val="222977A1"/>
    <w:rsid w:val="228DEFE1"/>
    <w:rsid w:val="229F364B"/>
    <w:rsid w:val="22ABD51E"/>
    <w:rsid w:val="22C5D5C1"/>
    <w:rsid w:val="239EB5F1"/>
    <w:rsid w:val="23CF179B"/>
    <w:rsid w:val="2521ACFD"/>
    <w:rsid w:val="259624F4"/>
    <w:rsid w:val="25A2D92C"/>
    <w:rsid w:val="26152079"/>
    <w:rsid w:val="2631FBE9"/>
    <w:rsid w:val="26A93667"/>
    <w:rsid w:val="26AAE1C1"/>
    <w:rsid w:val="26EEA9C0"/>
    <w:rsid w:val="26F1C518"/>
    <w:rsid w:val="27B66F6D"/>
    <w:rsid w:val="2822CF99"/>
    <w:rsid w:val="29390CD9"/>
    <w:rsid w:val="294C0BF2"/>
    <w:rsid w:val="296A946A"/>
    <w:rsid w:val="2A318CAC"/>
    <w:rsid w:val="2AA0BC7B"/>
    <w:rsid w:val="2AE8E113"/>
    <w:rsid w:val="2B198B2D"/>
    <w:rsid w:val="2B41376D"/>
    <w:rsid w:val="2B4B446F"/>
    <w:rsid w:val="2B5EB9D0"/>
    <w:rsid w:val="2B7B19A8"/>
    <w:rsid w:val="2BF8F253"/>
    <w:rsid w:val="2C789A26"/>
    <w:rsid w:val="2CB06360"/>
    <w:rsid w:val="2CCB6F4E"/>
    <w:rsid w:val="2D92EB7C"/>
    <w:rsid w:val="2E965A92"/>
    <w:rsid w:val="2EC8035E"/>
    <w:rsid w:val="2F11171F"/>
    <w:rsid w:val="2F2EBBDD"/>
    <w:rsid w:val="2FA36742"/>
    <w:rsid w:val="3007A29C"/>
    <w:rsid w:val="306C4D2A"/>
    <w:rsid w:val="307D8801"/>
    <w:rsid w:val="30A19563"/>
    <w:rsid w:val="30A827A3"/>
    <w:rsid w:val="30F6D5A2"/>
    <w:rsid w:val="318027EB"/>
    <w:rsid w:val="31A6A023"/>
    <w:rsid w:val="31CE408D"/>
    <w:rsid w:val="32C2CCCE"/>
    <w:rsid w:val="330B7A93"/>
    <w:rsid w:val="334C8919"/>
    <w:rsid w:val="338E1913"/>
    <w:rsid w:val="33D643E3"/>
    <w:rsid w:val="3405F63E"/>
    <w:rsid w:val="342E7664"/>
    <w:rsid w:val="343793FA"/>
    <w:rsid w:val="3521FBEE"/>
    <w:rsid w:val="353FBE4D"/>
    <w:rsid w:val="35ABA1CB"/>
    <w:rsid w:val="35D4240C"/>
    <w:rsid w:val="35EB2C35"/>
    <w:rsid w:val="35FCFC26"/>
    <w:rsid w:val="3619BAF0"/>
    <w:rsid w:val="364FCF8D"/>
    <w:rsid w:val="3660895A"/>
    <w:rsid w:val="375000C7"/>
    <w:rsid w:val="37B41EF8"/>
    <w:rsid w:val="37FC59BB"/>
    <w:rsid w:val="38115338"/>
    <w:rsid w:val="388200EC"/>
    <w:rsid w:val="38DA116A"/>
    <w:rsid w:val="395D7383"/>
    <w:rsid w:val="3963347C"/>
    <w:rsid w:val="3ACCD02C"/>
    <w:rsid w:val="3B992AF8"/>
    <w:rsid w:val="3BD90180"/>
    <w:rsid w:val="3C531768"/>
    <w:rsid w:val="3C81ACE1"/>
    <w:rsid w:val="3C9E27C7"/>
    <w:rsid w:val="3D1DCD98"/>
    <w:rsid w:val="3D346E79"/>
    <w:rsid w:val="3D7865AF"/>
    <w:rsid w:val="3DA81FDA"/>
    <w:rsid w:val="3DAAE67E"/>
    <w:rsid w:val="3E0470EE"/>
    <w:rsid w:val="3E24CCD5"/>
    <w:rsid w:val="3E83A9DC"/>
    <w:rsid w:val="3E8881CA"/>
    <w:rsid w:val="3FA0DE7C"/>
    <w:rsid w:val="400D4FFA"/>
    <w:rsid w:val="4020612C"/>
    <w:rsid w:val="41E5ADD2"/>
    <w:rsid w:val="41EF4EB7"/>
    <w:rsid w:val="422A0F64"/>
    <w:rsid w:val="42864527"/>
    <w:rsid w:val="440715F3"/>
    <w:rsid w:val="44C1B466"/>
    <w:rsid w:val="45055C84"/>
    <w:rsid w:val="45B6698C"/>
    <w:rsid w:val="45DA785D"/>
    <w:rsid w:val="47842876"/>
    <w:rsid w:val="478A1CC3"/>
    <w:rsid w:val="4895F4CE"/>
    <w:rsid w:val="499DD248"/>
    <w:rsid w:val="4A3FABE5"/>
    <w:rsid w:val="4A5B426F"/>
    <w:rsid w:val="4AB6D368"/>
    <w:rsid w:val="4B2DEF7F"/>
    <w:rsid w:val="4B323B05"/>
    <w:rsid w:val="4B349DC8"/>
    <w:rsid w:val="4B97B447"/>
    <w:rsid w:val="4BAF4EC2"/>
    <w:rsid w:val="4C47AF3B"/>
    <w:rsid w:val="4CFFD47D"/>
    <w:rsid w:val="4D66D63B"/>
    <w:rsid w:val="4E3035FA"/>
    <w:rsid w:val="4E9E037A"/>
    <w:rsid w:val="4EB7D806"/>
    <w:rsid w:val="4F02A69C"/>
    <w:rsid w:val="4F2CD6FF"/>
    <w:rsid w:val="4F8053EC"/>
    <w:rsid w:val="5031723D"/>
    <w:rsid w:val="513F7DD4"/>
    <w:rsid w:val="5144321E"/>
    <w:rsid w:val="514E71F1"/>
    <w:rsid w:val="51DE33DC"/>
    <w:rsid w:val="51DFFF54"/>
    <w:rsid w:val="5266F247"/>
    <w:rsid w:val="5307122F"/>
    <w:rsid w:val="535C4E51"/>
    <w:rsid w:val="5360CB3C"/>
    <w:rsid w:val="5371B210"/>
    <w:rsid w:val="5374E3B1"/>
    <w:rsid w:val="53A93068"/>
    <w:rsid w:val="54CC6A68"/>
    <w:rsid w:val="554500C9"/>
    <w:rsid w:val="55D4AC89"/>
    <w:rsid w:val="562751F7"/>
    <w:rsid w:val="56290651"/>
    <w:rsid w:val="569058A6"/>
    <w:rsid w:val="56A1F011"/>
    <w:rsid w:val="56B26DCA"/>
    <w:rsid w:val="572DB160"/>
    <w:rsid w:val="575F9FBC"/>
    <w:rsid w:val="589C1194"/>
    <w:rsid w:val="5902F801"/>
    <w:rsid w:val="59AAD399"/>
    <w:rsid w:val="59E46DD3"/>
    <w:rsid w:val="5ADDE7AA"/>
    <w:rsid w:val="5B319935"/>
    <w:rsid w:val="5B7A27E6"/>
    <w:rsid w:val="5BA791C8"/>
    <w:rsid w:val="5C2E4CA2"/>
    <w:rsid w:val="5C4F7FEF"/>
    <w:rsid w:val="5CA00D22"/>
    <w:rsid w:val="5D51E3AE"/>
    <w:rsid w:val="5DEE9AE2"/>
    <w:rsid w:val="5E25EE62"/>
    <w:rsid w:val="5E51B25C"/>
    <w:rsid w:val="5E66E2C7"/>
    <w:rsid w:val="5E70BCF8"/>
    <w:rsid w:val="5E7D348D"/>
    <w:rsid w:val="5E8FB962"/>
    <w:rsid w:val="5E95204C"/>
    <w:rsid w:val="5EE884F3"/>
    <w:rsid w:val="5F1B32DE"/>
    <w:rsid w:val="5F2C4CF2"/>
    <w:rsid w:val="5F2E8299"/>
    <w:rsid w:val="5FB4EF3A"/>
    <w:rsid w:val="5FBB64D4"/>
    <w:rsid w:val="6048D257"/>
    <w:rsid w:val="60AF10FF"/>
    <w:rsid w:val="61D6575B"/>
    <w:rsid w:val="627D1611"/>
    <w:rsid w:val="62828911"/>
    <w:rsid w:val="6325237F"/>
    <w:rsid w:val="6465971B"/>
    <w:rsid w:val="6488605D"/>
    <w:rsid w:val="64D1D2B7"/>
    <w:rsid w:val="65080E68"/>
    <w:rsid w:val="6528F7B2"/>
    <w:rsid w:val="65C2ADD6"/>
    <w:rsid w:val="65E5B8A5"/>
    <w:rsid w:val="663B3027"/>
    <w:rsid w:val="669F196C"/>
    <w:rsid w:val="672B4789"/>
    <w:rsid w:val="677CBE8A"/>
    <w:rsid w:val="678074B3"/>
    <w:rsid w:val="678099D6"/>
    <w:rsid w:val="679A3F63"/>
    <w:rsid w:val="67A852C9"/>
    <w:rsid w:val="67E887C0"/>
    <w:rsid w:val="6898B02A"/>
    <w:rsid w:val="68BCA224"/>
    <w:rsid w:val="68C717EA"/>
    <w:rsid w:val="68C79A32"/>
    <w:rsid w:val="690BB0AD"/>
    <w:rsid w:val="69360FC4"/>
    <w:rsid w:val="6A019EAF"/>
    <w:rsid w:val="6B07CA6E"/>
    <w:rsid w:val="6B1A9DF4"/>
    <w:rsid w:val="6BAEAA6A"/>
    <w:rsid w:val="6D48820A"/>
    <w:rsid w:val="6DEFDB5A"/>
    <w:rsid w:val="6E40C676"/>
    <w:rsid w:val="6F2C9BE3"/>
    <w:rsid w:val="6F5EEBA2"/>
    <w:rsid w:val="6FF7F3E0"/>
    <w:rsid w:val="700988C6"/>
    <w:rsid w:val="70945200"/>
    <w:rsid w:val="70EBDAD6"/>
    <w:rsid w:val="71754685"/>
    <w:rsid w:val="71E3710D"/>
    <w:rsid w:val="71E75FFB"/>
    <w:rsid w:val="71F74062"/>
    <w:rsid w:val="7255541B"/>
    <w:rsid w:val="72CD6FAA"/>
    <w:rsid w:val="738A22BE"/>
    <w:rsid w:val="73A3EDF1"/>
    <w:rsid w:val="7498A4E3"/>
    <w:rsid w:val="74C74414"/>
    <w:rsid w:val="75B1B240"/>
    <w:rsid w:val="76C1F019"/>
    <w:rsid w:val="7773B07A"/>
    <w:rsid w:val="7846B894"/>
    <w:rsid w:val="78A8A780"/>
    <w:rsid w:val="78D37E29"/>
    <w:rsid w:val="7936573F"/>
    <w:rsid w:val="79AF1CD7"/>
    <w:rsid w:val="79CB3D2B"/>
    <w:rsid w:val="79E588E5"/>
    <w:rsid w:val="7A213188"/>
    <w:rsid w:val="7A6F4E8A"/>
    <w:rsid w:val="7BF52FCA"/>
    <w:rsid w:val="7C3FFE60"/>
    <w:rsid w:val="7C882715"/>
    <w:rsid w:val="7D4D261E"/>
    <w:rsid w:val="7D8B55FA"/>
    <w:rsid w:val="7D9DDE69"/>
    <w:rsid w:val="7DAAEB5B"/>
    <w:rsid w:val="7ECD01FE"/>
    <w:rsid w:val="7EFA3F47"/>
    <w:rsid w:val="7F2A5053"/>
    <w:rsid w:val="7F9BF3C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4F7FEF"/>
  <w15:chartTrackingRefBased/>
  <w15:docId w15:val="{52AA37F6-F0A1-40C0-8AA7-368D9DAEC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新細明體"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3555"/>
    <w:pPr>
      <w:spacing w:after="0" w:line="240" w:lineRule="auto"/>
    </w:pPr>
    <w:rPr>
      <w:rFonts w:ascii="Times New Roman" w:hAnsi="Times New Roman" w:cs="Times New Roman"/>
      <w:sz w:val="24"/>
      <w:szCs w:val="24"/>
    </w:rPr>
  </w:style>
  <w:style w:type="paragraph" w:styleId="1">
    <w:name w:val="heading 1"/>
    <w:basedOn w:val="a"/>
    <w:next w:val="a"/>
    <w:link w:val="10"/>
    <w:uiPriority w:val="9"/>
    <w:qFormat/>
    <w:rsid w:val="009C0E6C"/>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3">
    <w:name w:val="heading 3"/>
    <w:basedOn w:val="a"/>
    <w:next w:val="a"/>
    <w:link w:val="30"/>
    <w:uiPriority w:val="9"/>
    <w:unhideWhenUsed/>
    <w:qFormat/>
    <w:rsid w:val="343793FA"/>
    <w:pPr>
      <w:keepNext/>
      <w:spacing w:before="40"/>
      <w:outlineLvl w:val="2"/>
    </w:pPr>
    <w:rPr>
      <w:rFonts w:eastAsia="Times New Roman"/>
      <w:color w:val="1F3763"/>
      <w:sz w:val="32"/>
      <w:szCs w:val="32"/>
    </w:rPr>
  </w:style>
  <w:style w:type="paragraph" w:styleId="4">
    <w:name w:val="heading 4"/>
    <w:basedOn w:val="a"/>
    <w:next w:val="a"/>
    <w:link w:val="40"/>
    <w:uiPriority w:val="9"/>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樣式1"/>
    <w:basedOn w:val="a"/>
    <w:link w:val="1Char"/>
    <w:uiPriority w:val="1"/>
    <w:qFormat/>
    <w:rsid w:val="343793FA"/>
    <w:pPr>
      <w:keepNext/>
      <w:spacing w:before="240"/>
      <w:outlineLvl w:val="0"/>
    </w:pPr>
    <w:rPr>
      <w:rFonts w:eastAsia="Times New Roman"/>
      <w:b/>
      <w:bCs/>
      <w:color w:val="2F5496" w:themeColor="accent1" w:themeShade="BF"/>
      <w:sz w:val="40"/>
      <w:szCs w:val="40"/>
    </w:rPr>
  </w:style>
  <w:style w:type="character" w:customStyle="1" w:styleId="1Char">
    <w:name w:val="樣式1 Char"/>
    <w:basedOn w:val="a0"/>
    <w:link w:val="11"/>
    <w:uiPriority w:val="1"/>
    <w:rsid w:val="343793FA"/>
    <w:rPr>
      <w:rFonts w:ascii="Times New Roman" w:eastAsia="Times New Roman" w:hAnsi="Times New Roman" w:cs="Times New Roman"/>
      <w:b/>
      <w:bCs/>
      <w:color w:val="2F5496" w:themeColor="accent1" w:themeShade="BF"/>
      <w:sz w:val="40"/>
      <w:szCs w:val="40"/>
    </w:rPr>
  </w:style>
  <w:style w:type="paragraph" w:styleId="2">
    <w:name w:val="toc 2"/>
    <w:basedOn w:val="a"/>
    <w:next w:val="a"/>
    <w:autoRedefine/>
    <w:uiPriority w:val="39"/>
    <w:unhideWhenUsed/>
    <w:pPr>
      <w:spacing w:after="100"/>
      <w:ind w:left="220"/>
    </w:pPr>
  </w:style>
  <w:style w:type="character" w:styleId="a3">
    <w:name w:val="Hyperlink"/>
    <w:basedOn w:val="a0"/>
    <w:uiPriority w:val="99"/>
    <w:unhideWhenUsed/>
    <w:rPr>
      <w:color w:val="0563C1" w:themeColor="hyperlink"/>
      <w:u w:val="single"/>
    </w:rPr>
  </w:style>
  <w:style w:type="paragraph" w:styleId="12">
    <w:name w:val="toc 1"/>
    <w:basedOn w:val="a"/>
    <w:next w:val="a"/>
    <w:autoRedefine/>
    <w:uiPriority w:val="39"/>
    <w:unhideWhenUsed/>
    <w:pPr>
      <w:spacing w:after="100"/>
    </w:pPr>
  </w:style>
  <w:style w:type="paragraph" w:styleId="Web">
    <w:name w:val="Normal (Web)"/>
    <w:basedOn w:val="a"/>
    <w:uiPriority w:val="99"/>
    <w:semiHidden/>
    <w:unhideWhenUsed/>
    <w:rsid w:val="009F2AE7"/>
    <w:pPr>
      <w:spacing w:before="100" w:beforeAutospacing="1" w:after="100" w:afterAutospacing="1"/>
    </w:pPr>
    <w:rPr>
      <w:rFonts w:eastAsia="Times New Roman"/>
      <w:lang w:val="en-HK" w:eastAsia="zh-TW"/>
    </w:rPr>
  </w:style>
  <w:style w:type="character" w:customStyle="1" w:styleId="10">
    <w:name w:val="標題 1 字元"/>
    <w:basedOn w:val="a0"/>
    <w:link w:val="1"/>
    <w:uiPriority w:val="9"/>
    <w:rsid w:val="009C0E6C"/>
    <w:rPr>
      <w:rFonts w:asciiTheme="majorHAnsi" w:eastAsiaTheme="majorEastAsia" w:hAnsiTheme="majorHAnsi" w:cstheme="majorBidi"/>
      <w:b/>
      <w:bCs/>
      <w:kern w:val="52"/>
      <w:sz w:val="52"/>
      <w:szCs w:val="52"/>
    </w:rPr>
  </w:style>
  <w:style w:type="table" w:styleId="a4">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5">
    <w:name w:val="TOC Heading"/>
    <w:basedOn w:val="1"/>
    <w:next w:val="a"/>
    <w:uiPriority w:val="39"/>
    <w:unhideWhenUsed/>
    <w:qFormat/>
    <w:rsid w:val="009C0E6C"/>
    <w:pPr>
      <w:keepLines/>
      <w:spacing w:before="240" w:after="0" w:line="259" w:lineRule="auto"/>
      <w:outlineLvl w:val="9"/>
    </w:pPr>
    <w:rPr>
      <w:b w:val="0"/>
      <w:bCs w:val="0"/>
      <w:color w:val="2F5496" w:themeColor="accent1" w:themeShade="BF"/>
      <w:kern w:val="0"/>
      <w:sz w:val="32"/>
      <w:szCs w:val="32"/>
      <w:lang w:eastAsia="zh-TW"/>
    </w:rPr>
  </w:style>
  <w:style w:type="paragraph" w:styleId="a6">
    <w:name w:val="No Spacing"/>
    <w:uiPriority w:val="1"/>
    <w:qFormat/>
    <w:rsid w:val="00AE622B"/>
    <w:pPr>
      <w:spacing w:after="0" w:line="240" w:lineRule="auto"/>
    </w:pPr>
    <w:rPr>
      <w:rFonts w:ascii="Times New Roman" w:hAnsi="Times New Roman" w:cs="Times New Roman"/>
      <w:sz w:val="24"/>
      <w:szCs w:val="24"/>
    </w:rPr>
  </w:style>
  <w:style w:type="character" w:customStyle="1" w:styleId="a7">
    <w:name w:val="頁首 字元"/>
    <w:basedOn w:val="a0"/>
    <w:link w:val="a8"/>
    <w:uiPriority w:val="99"/>
    <w:rPr>
      <w:rFonts w:ascii="Times New Roman" w:hAnsi="Times New Roman" w:cs="Times New Roman"/>
      <w:sz w:val="24"/>
      <w:szCs w:val="24"/>
    </w:rPr>
  </w:style>
  <w:style w:type="paragraph" w:styleId="a8">
    <w:name w:val="header"/>
    <w:basedOn w:val="a"/>
    <w:link w:val="a7"/>
    <w:uiPriority w:val="99"/>
    <w:unhideWhenUsed/>
    <w:pPr>
      <w:tabs>
        <w:tab w:val="center" w:pos="4680"/>
        <w:tab w:val="right" w:pos="9360"/>
      </w:tabs>
    </w:pPr>
  </w:style>
  <w:style w:type="character" w:customStyle="1" w:styleId="a9">
    <w:name w:val="頁尾 字元"/>
    <w:basedOn w:val="a0"/>
    <w:link w:val="aa"/>
    <w:uiPriority w:val="99"/>
    <w:rPr>
      <w:rFonts w:ascii="Times New Roman" w:hAnsi="Times New Roman" w:cs="Times New Roman"/>
      <w:sz w:val="24"/>
      <w:szCs w:val="24"/>
    </w:rPr>
  </w:style>
  <w:style w:type="paragraph" w:styleId="aa">
    <w:name w:val="footer"/>
    <w:basedOn w:val="a"/>
    <w:link w:val="a9"/>
    <w:uiPriority w:val="99"/>
    <w:unhideWhenUsed/>
    <w:pPr>
      <w:tabs>
        <w:tab w:val="center" w:pos="4680"/>
        <w:tab w:val="right" w:pos="9360"/>
      </w:tabs>
    </w:pPr>
  </w:style>
  <w:style w:type="paragraph" w:customStyle="1" w:styleId="20">
    <w:name w:val="樣式2"/>
    <w:basedOn w:val="a"/>
    <w:link w:val="2Char"/>
    <w:uiPriority w:val="1"/>
    <w:qFormat/>
    <w:rsid w:val="343793FA"/>
    <w:pPr>
      <w:keepNext/>
      <w:spacing w:before="40"/>
      <w:outlineLvl w:val="1"/>
    </w:pPr>
    <w:rPr>
      <w:rFonts w:eastAsia="Times New Roman"/>
      <w:b/>
      <w:bCs/>
      <w:color w:val="2F5496" w:themeColor="accent1" w:themeShade="BF"/>
      <w:sz w:val="36"/>
      <w:szCs w:val="36"/>
    </w:rPr>
  </w:style>
  <w:style w:type="character" w:customStyle="1" w:styleId="2Char">
    <w:name w:val="樣式2 Char"/>
    <w:basedOn w:val="a0"/>
    <w:link w:val="20"/>
    <w:uiPriority w:val="1"/>
    <w:rsid w:val="343793FA"/>
    <w:rPr>
      <w:rFonts w:ascii="Times New Roman" w:eastAsia="Times New Roman" w:hAnsi="Times New Roman" w:cs="Times New Roman"/>
      <w:b/>
      <w:bCs/>
      <w:color w:val="2F5496" w:themeColor="accent1" w:themeShade="BF"/>
      <w:sz w:val="36"/>
      <w:szCs w:val="36"/>
    </w:rPr>
  </w:style>
  <w:style w:type="paragraph" w:styleId="31">
    <w:name w:val="toc 3"/>
    <w:basedOn w:val="a"/>
    <w:next w:val="a"/>
    <w:autoRedefine/>
    <w:uiPriority w:val="39"/>
    <w:unhideWhenUsed/>
    <w:pPr>
      <w:spacing w:after="100"/>
      <w:ind w:left="440"/>
    </w:pPr>
  </w:style>
  <w:style w:type="character" w:customStyle="1" w:styleId="30">
    <w:name w:val="標題 3 字元"/>
    <w:basedOn w:val="a0"/>
    <w:link w:val="3"/>
    <w:uiPriority w:val="9"/>
    <w:rsid w:val="343793FA"/>
    <w:rPr>
      <w:rFonts w:ascii="Times New Roman" w:eastAsia="Times New Roman" w:hAnsi="Times New Roman" w:cs="Times New Roman"/>
      <w:color w:val="1F3763"/>
      <w:sz w:val="32"/>
      <w:szCs w:val="32"/>
    </w:rPr>
  </w:style>
  <w:style w:type="paragraph" w:styleId="ab">
    <w:name w:val="List Paragraph"/>
    <w:basedOn w:val="a"/>
    <w:uiPriority w:val="34"/>
    <w:qFormat/>
    <w:pPr>
      <w:ind w:left="720"/>
      <w:contextualSpacing/>
    </w:pPr>
  </w:style>
  <w:style w:type="character" w:customStyle="1" w:styleId="40">
    <w:name w:val="標題 4 字元"/>
    <w:basedOn w:val="a0"/>
    <w:link w:val="4"/>
    <w:uiPriority w:val="9"/>
    <w:rPr>
      <w:rFonts w:asciiTheme="majorHAnsi" w:eastAsiaTheme="majorEastAsia" w:hAnsiTheme="majorHAnsi" w:cstheme="majorBidi"/>
      <w:i/>
      <w:iCs/>
      <w:color w:val="2F5496" w:themeColor="accent1" w:themeShade="BF"/>
      <w:sz w:val="24"/>
      <w:szCs w:val="24"/>
    </w:rPr>
  </w:style>
  <w:style w:type="paragraph" w:styleId="ac">
    <w:name w:val="Revision"/>
    <w:hidden/>
    <w:uiPriority w:val="99"/>
    <w:semiHidden/>
    <w:rsid w:val="00145F40"/>
    <w:pPr>
      <w:spacing w:after="0" w:line="240" w:lineRule="auto"/>
    </w:pPr>
    <w:rPr>
      <w:rFonts w:ascii="Times New Roman" w:hAnsi="Times New Roman" w:cs="Times New Roman"/>
      <w:sz w:val="24"/>
      <w:szCs w:val="24"/>
    </w:rPr>
  </w:style>
  <w:style w:type="character" w:styleId="ad">
    <w:name w:val="FollowedHyperlink"/>
    <w:basedOn w:val="a0"/>
    <w:uiPriority w:val="99"/>
    <w:semiHidden/>
    <w:unhideWhenUsed/>
    <w:rsid w:val="00145F4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196588">
      <w:bodyDiv w:val="1"/>
      <w:marLeft w:val="0"/>
      <w:marRight w:val="0"/>
      <w:marTop w:val="0"/>
      <w:marBottom w:val="0"/>
      <w:divBdr>
        <w:top w:val="none" w:sz="0" w:space="0" w:color="auto"/>
        <w:left w:val="none" w:sz="0" w:space="0" w:color="auto"/>
        <w:bottom w:val="none" w:sz="0" w:space="0" w:color="auto"/>
        <w:right w:val="none" w:sz="0" w:space="0" w:color="auto"/>
      </w:divBdr>
    </w:div>
    <w:div w:id="945188415">
      <w:bodyDiv w:val="1"/>
      <w:marLeft w:val="0"/>
      <w:marRight w:val="0"/>
      <w:marTop w:val="0"/>
      <w:marBottom w:val="0"/>
      <w:divBdr>
        <w:top w:val="none" w:sz="0" w:space="0" w:color="auto"/>
        <w:left w:val="none" w:sz="0" w:space="0" w:color="auto"/>
        <w:bottom w:val="none" w:sz="0" w:space="0" w:color="auto"/>
        <w:right w:val="none" w:sz="0" w:space="0" w:color="auto"/>
      </w:divBdr>
    </w:div>
    <w:div w:id="1335457887">
      <w:bodyDiv w:val="1"/>
      <w:marLeft w:val="0"/>
      <w:marRight w:val="0"/>
      <w:marTop w:val="0"/>
      <w:marBottom w:val="0"/>
      <w:divBdr>
        <w:top w:val="none" w:sz="0" w:space="0" w:color="auto"/>
        <w:left w:val="none" w:sz="0" w:space="0" w:color="auto"/>
        <w:bottom w:val="none" w:sz="0" w:space="0" w:color="auto"/>
        <w:right w:val="none" w:sz="0" w:space="0" w:color="auto"/>
      </w:divBdr>
    </w:div>
    <w:div w:id="1581980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arttime.hk/" TargetMode="External"/><Relationship Id="rId13" Type="http://schemas.openxmlformats.org/officeDocument/2006/relationships/image" Target="media/image5.png"/><Relationship Id="rId18" Type="http://schemas.openxmlformats.org/officeDocument/2006/relationships/hyperlink" Target="http://www.parttime.hk/"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2.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6.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5.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hart" Target="charts/chart4.xml"/><Relationship Id="rId27"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b="1">
                <a:solidFill>
                  <a:sysClr val="windowText" lastClr="000000"/>
                </a:solidFill>
              </a:rPr>
              <a:t>Completed within 2 minutes</a:t>
            </a:r>
            <a:endParaRPr lang="zh-TW" b="1">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pieChart>
        <c:varyColors val="1"/>
        <c:ser>
          <c:idx val="0"/>
          <c:order val="0"/>
          <c:tx>
            <c:strRef>
              <c:f>工作表1!$B$1</c:f>
              <c:strCache>
                <c:ptCount val="1"/>
                <c:pt idx="0">
                  <c:v>User</c:v>
                </c:pt>
              </c:strCache>
            </c:strRef>
          </c:tx>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extLst>
              <c:ext xmlns:c16="http://schemas.microsoft.com/office/drawing/2014/chart" uri="{C3380CC4-5D6E-409C-BE32-E72D297353CC}">
                <c16:uniqueId val="{00000003-575B-4472-BCC7-CF1738CA39A2}"/>
              </c:ext>
            </c:extLst>
          </c:dPt>
          <c:dPt>
            <c:idx val="1"/>
            <c:bubble3D val="0"/>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extLst>
              <c:ext xmlns:c16="http://schemas.microsoft.com/office/drawing/2014/chart" uri="{C3380CC4-5D6E-409C-BE32-E72D297353CC}">
                <c16:uniqueId val="{00000004-575B-4472-BCC7-CF1738CA39A2}"/>
              </c:ext>
            </c:extLst>
          </c:dPt>
          <c:dLbls>
            <c:dLbl>
              <c:idx val="0"/>
              <c:layout>
                <c:manualLayout>
                  <c:x val="0.17968667979002625"/>
                  <c:y val="-5.1569178852643421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75B-4472-BCC7-CF1738CA39A2}"/>
                </c:ext>
              </c:extLst>
            </c:dLbl>
            <c:dLbl>
              <c:idx val="1"/>
              <c:layout>
                <c:manualLayout>
                  <c:x val="0.12962962962962962"/>
                  <c:y val="2.7611861017372809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4-575B-4472-BCC7-CF1738CA39A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65000"/>
                        <a:lumOff val="35000"/>
                      </a:schemeClr>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工作表1!$A$2:$A$3</c:f>
              <c:strCache>
                <c:ptCount val="2"/>
                <c:pt idx="0">
                  <c:v>Yes</c:v>
                </c:pt>
                <c:pt idx="1">
                  <c:v>NO</c:v>
                </c:pt>
              </c:strCache>
            </c:strRef>
          </c:cat>
          <c:val>
            <c:numRef>
              <c:f>工作表1!$B$2:$B$3</c:f>
              <c:numCache>
                <c:formatCode>General</c:formatCode>
                <c:ptCount val="2"/>
                <c:pt idx="0">
                  <c:v>4</c:v>
                </c:pt>
                <c:pt idx="1">
                  <c:v>0</c:v>
                </c:pt>
              </c:numCache>
            </c:numRef>
          </c:val>
          <c:extLst>
            <c:ext xmlns:c16="http://schemas.microsoft.com/office/drawing/2014/chart" uri="{C3380CC4-5D6E-409C-BE32-E72D297353CC}">
              <c16:uniqueId val="{00000000-575B-4472-BCC7-CF1738CA39A2}"/>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tLang="zh-TW" sz="1400" b="1" i="0" u="none" strike="noStrike" baseline="0">
                <a:solidFill>
                  <a:sysClr val="windowText" lastClr="000000"/>
                </a:solidFill>
                <a:effectLst/>
              </a:rPr>
              <a:t>Count clicks to find the job </a:t>
            </a:r>
            <a:endParaRPr lang="en-US" altLang="zh-TW" b="1">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Sheet1!$A$2:$A$5</c:f>
              <c:strCache>
                <c:ptCount val="4"/>
                <c:pt idx="0">
                  <c:v>user1</c:v>
                </c:pt>
                <c:pt idx="1">
                  <c:v>user2</c:v>
                </c:pt>
                <c:pt idx="2">
                  <c:v>user3</c:v>
                </c:pt>
                <c:pt idx="3">
                  <c:v>user4</c:v>
                </c:pt>
              </c:strCache>
            </c:strRef>
          </c:cat>
          <c:val>
            <c:numRef>
              <c:f>Sheet1!$B$2:$B$5</c:f>
              <c:numCache>
                <c:formatCode>General</c:formatCode>
                <c:ptCount val="4"/>
                <c:pt idx="0">
                  <c:v>3</c:v>
                </c:pt>
                <c:pt idx="1">
                  <c:v>4</c:v>
                </c:pt>
                <c:pt idx="2">
                  <c:v>6</c:v>
                </c:pt>
                <c:pt idx="3">
                  <c:v>6</c:v>
                </c:pt>
              </c:numCache>
            </c:numRef>
          </c:val>
          <c:extLst>
            <c:ext xmlns:c16="http://schemas.microsoft.com/office/drawing/2014/chart" uri="{C3380CC4-5D6E-409C-BE32-E72D297353CC}">
              <c16:uniqueId val="{00000000-FEB3-46A7-ADC6-21950BA34627}"/>
            </c:ext>
          </c:extLst>
        </c:ser>
        <c:dLbls>
          <c:showLegendKey val="0"/>
          <c:showVal val="0"/>
          <c:showCatName val="0"/>
          <c:showSerName val="0"/>
          <c:showPercent val="0"/>
          <c:showBubbleSize val="0"/>
        </c:dLbls>
        <c:gapWidth val="182"/>
        <c:axId val="2138453024"/>
        <c:axId val="1264352575"/>
      </c:barChart>
      <c:catAx>
        <c:axId val="213845302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4352575"/>
        <c:crosses val="autoZero"/>
        <c:auto val="1"/>
        <c:lblAlgn val="ctr"/>
        <c:lblOffset val="100"/>
        <c:noMultiLvlLbl val="0"/>
      </c:catAx>
      <c:valAx>
        <c:axId val="126435257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8453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sz="1400" b="1" i="0" u="none" strike="noStrike" baseline="0">
                <a:solidFill>
                  <a:sysClr val="windowText" lastClr="000000"/>
                </a:solidFill>
                <a:effectLst/>
              </a:rPr>
              <a:t>Satisfaction</a:t>
            </a:r>
            <a:endParaRPr lang="en-US" b="1">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Satisfaction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500-46BA-AD6A-0DD3D9EEF79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500-46BA-AD6A-0DD3D9EEF79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500-46BA-AD6A-0DD3D9EEF79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500-46BA-AD6A-0DD3D9EEF79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3500-46BA-AD6A-0DD3D9EEF79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Strongly disagree</c:v>
                </c:pt>
                <c:pt idx="1">
                  <c:v>Disagree</c:v>
                </c:pt>
                <c:pt idx="2">
                  <c:v>Undecided</c:v>
                </c:pt>
                <c:pt idx="3">
                  <c:v>Agree</c:v>
                </c:pt>
                <c:pt idx="4">
                  <c:v>Strongly agree</c:v>
                </c:pt>
              </c:strCache>
            </c:strRef>
          </c:cat>
          <c:val>
            <c:numRef>
              <c:f>Sheet1!$B$2:$B$6</c:f>
              <c:numCache>
                <c:formatCode>General</c:formatCode>
                <c:ptCount val="5"/>
                <c:pt idx="0">
                  <c:v>1</c:v>
                </c:pt>
                <c:pt idx="2">
                  <c:v>1</c:v>
                </c:pt>
                <c:pt idx="3">
                  <c:v>2</c:v>
                </c:pt>
              </c:numCache>
            </c:numRef>
          </c:val>
          <c:extLst>
            <c:ext xmlns:c16="http://schemas.microsoft.com/office/drawing/2014/chart" uri="{C3380CC4-5D6E-409C-BE32-E72D297353CC}">
              <c16:uniqueId val="{00000000-60C9-E744-9539-E6036D289098}"/>
            </c:ext>
          </c:extLst>
        </c:ser>
        <c:dLbls>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a:solidFill>
                  <a:schemeClr val="tx1"/>
                </a:solidFill>
                <a:effectLst/>
              </a:rPr>
              <a:t>Confuse users about how to start finding for a job</a:t>
            </a:r>
            <a:endParaRPr lang="en-HK" sz="1800">
              <a:solidFill>
                <a:schemeClr val="tx1"/>
              </a:solidFill>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User</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8A9-2B42-91D0-246A5C0671B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8A9-2B42-91D0-246A5C0671BA}"/>
              </c:ext>
            </c:extLst>
          </c:dPt>
          <c:cat>
            <c:strRef>
              <c:f>Sheet1!$A$2:$A$3</c:f>
              <c:strCache>
                <c:ptCount val="2"/>
                <c:pt idx="0">
                  <c:v>Yes</c:v>
                </c:pt>
                <c:pt idx="1">
                  <c:v>No</c:v>
                </c:pt>
              </c:strCache>
            </c:strRef>
          </c:cat>
          <c:val>
            <c:numRef>
              <c:f>Sheet1!$B$2:$B$3</c:f>
              <c:numCache>
                <c:formatCode>General</c:formatCode>
                <c:ptCount val="2"/>
                <c:pt idx="0">
                  <c:v>1</c:v>
                </c:pt>
                <c:pt idx="1">
                  <c:v>3</c:v>
                </c:pt>
              </c:numCache>
            </c:numRef>
          </c:val>
          <c:extLst>
            <c:ext xmlns:c16="http://schemas.microsoft.com/office/drawing/2014/chart" uri="{C3380CC4-5D6E-409C-BE32-E72D297353CC}">
              <c16:uniqueId val="{00000000-7CD2-024E-906C-281DF0FB8CFF}"/>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2000">
                <a:solidFill>
                  <a:schemeClr val="tx1"/>
                </a:solidFill>
                <a:effectLst/>
              </a:rPr>
              <a:t>Fault occurs or is taken to the wrong page</a:t>
            </a:r>
            <a:endParaRPr lang="en-HK" sz="2000">
              <a:solidFill>
                <a:schemeClr val="tx1"/>
              </a:solidFill>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工作表1!$B$1</c:f>
              <c:strCache>
                <c:ptCount val="1"/>
                <c:pt idx="0">
                  <c:v>User</c:v>
                </c:pt>
              </c:strCache>
            </c:strRef>
          </c:tx>
          <c:dPt>
            <c:idx val="0"/>
            <c:bubble3D val="0"/>
            <c:spPr>
              <a:solidFill>
                <a:schemeClr val="accent1"/>
              </a:solidFill>
              <a:ln>
                <a:noFill/>
              </a:ln>
              <a:effectLst/>
            </c:spPr>
            <c:extLst>
              <c:ext xmlns:c16="http://schemas.microsoft.com/office/drawing/2014/chart" uri="{C3380CC4-5D6E-409C-BE32-E72D297353CC}">
                <c16:uniqueId val="{00000001-5034-41C5-BABC-3DD131B11265}"/>
              </c:ext>
            </c:extLst>
          </c:dPt>
          <c:dPt>
            <c:idx val="1"/>
            <c:bubble3D val="0"/>
            <c:spPr>
              <a:solidFill>
                <a:schemeClr val="accent2"/>
              </a:solidFill>
              <a:ln>
                <a:noFill/>
              </a:ln>
              <a:effectLst/>
            </c:spPr>
            <c:extLst>
              <c:ext xmlns:c16="http://schemas.microsoft.com/office/drawing/2014/chart" uri="{C3380CC4-5D6E-409C-BE32-E72D297353CC}">
                <c16:uniqueId val="{00000003-5034-41C5-BABC-3DD131B11265}"/>
              </c:ext>
            </c:extLst>
          </c:dPt>
          <c:cat>
            <c:strRef>
              <c:f>工作表1!$A$2:$A$3</c:f>
              <c:strCache>
                <c:ptCount val="2"/>
                <c:pt idx="0">
                  <c:v>YES</c:v>
                </c:pt>
                <c:pt idx="1">
                  <c:v>NO</c:v>
                </c:pt>
              </c:strCache>
            </c:strRef>
          </c:cat>
          <c:val>
            <c:numRef>
              <c:f>工作表1!$B$2:$B$3</c:f>
              <c:numCache>
                <c:formatCode>General</c:formatCode>
                <c:ptCount val="2"/>
                <c:pt idx="0">
                  <c:v>1</c:v>
                </c:pt>
                <c:pt idx="1">
                  <c:v>3</c:v>
                </c:pt>
              </c:numCache>
            </c:numRef>
          </c:val>
          <c:extLst>
            <c:ext xmlns:c16="http://schemas.microsoft.com/office/drawing/2014/chart" uri="{C3380CC4-5D6E-409C-BE32-E72D297353CC}">
              <c16:uniqueId val="{00000000-6113-4FD4-9A7E-3E4DF42EACFE}"/>
            </c:ext>
          </c:extLst>
        </c:ser>
        <c:dLbls>
          <c:showLegendKey val="0"/>
          <c:showVal val="0"/>
          <c:showCatName val="0"/>
          <c:showSerName val="0"/>
          <c:showPercent val="0"/>
          <c:showBubbleSize val="0"/>
          <c:showLeaderLines val="1"/>
        </c:dLbls>
        <c:firstSliceAng val="0"/>
      </c:pieChart>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a:solidFill>
                  <a:schemeClr val="tx1"/>
                </a:solidFill>
                <a:effectLst/>
              </a:rPr>
              <a:t>Task difficult to accomplish</a:t>
            </a:r>
            <a:endParaRPr lang="en-HK" sz="1800">
              <a:solidFill>
                <a:schemeClr val="tx1"/>
              </a:solidFill>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pieChart>
        <c:varyColors val="1"/>
        <c:ser>
          <c:idx val="0"/>
          <c:order val="0"/>
          <c:tx>
            <c:strRef>
              <c:f>Sheet1!$B$1</c:f>
              <c:strCache>
                <c:ptCount val="1"/>
                <c:pt idx="0">
                  <c:v>User</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6E4-CA4A-B5E8-D11336E2537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6E4-CA4A-B5E8-D11336E25378}"/>
              </c:ext>
            </c:extLst>
          </c:dPt>
          <c:cat>
            <c:strRef>
              <c:f>Sheet1!$A$2:$A$3</c:f>
              <c:strCache>
                <c:ptCount val="2"/>
                <c:pt idx="0">
                  <c:v>Yes</c:v>
                </c:pt>
                <c:pt idx="1">
                  <c:v>No</c:v>
                </c:pt>
              </c:strCache>
            </c:strRef>
          </c:cat>
          <c:val>
            <c:numRef>
              <c:f>Sheet1!$B$2:$B$3</c:f>
              <c:numCache>
                <c:formatCode>General</c:formatCode>
                <c:ptCount val="2"/>
                <c:pt idx="0">
                  <c:v>2</c:v>
                </c:pt>
                <c:pt idx="1">
                  <c:v>2</c:v>
                </c:pt>
              </c:numCache>
            </c:numRef>
          </c:val>
          <c:extLst>
            <c:ext xmlns:c16="http://schemas.microsoft.com/office/drawing/2014/chart" uri="{C3380CC4-5D6E-409C-BE32-E72D297353CC}">
              <c16:uniqueId val="{00000000-6D38-A249-8D2B-5C95DC2064D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4">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C45237-97AD-4E85-87A2-DC9EC18F6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20</Pages>
  <Words>2250</Words>
  <Characters>12827</Characters>
  <Application>Microsoft Office Word</Application>
  <DocSecurity>0</DocSecurity>
  <Lines>106</Lines>
  <Paragraphs>30</Paragraphs>
  <ScaleCrop>false</ScaleCrop>
  <Company/>
  <LinksUpToDate>false</LinksUpToDate>
  <CharactersWithSpaces>15047</CharactersWithSpaces>
  <SharedDoc>false</SharedDoc>
  <HLinks>
    <vt:vector size="180" baseType="variant">
      <vt:variant>
        <vt:i4>7667745</vt:i4>
      </vt:variant>
      <vt:variant>
        <vt:i4>174</vt:i4>
      </vt:variant>
      <vt:variant>
        <vt:i4>0</vt:i4>
      </vt:variant>
      <vt:variant>
        <vt:i4>5</vt:i4>
      </vt:variant>
      <vt:variant>
        <vt:lpwstr>http://www.parttime.hk/</vt:lpwstr>
      </vt:variant>
      <vt:variant>
        <vt:lpwstr/>
      </vt:variant>
      <vt:variant>
        <vt:i4>7667745</vt:i4>
      </vt:variant>
      <vt:variant>
        <vt:i4>171</vt:i4>
      </vt:variant>
      <vt:variant>
        <vt:i4>0</vt:i4>
      </vt:variant>
      <vt:variant>
        <vt:i4>5</vt:i4>
      </vt:variant>
      <vt:variant>
        <vt:lpwstr>http://www.parttime.hk/</vt:lpwstr>
      </vt:variant>
      <vt:variant>
        <vt:lpwstr/>
      </vt:variant>
      <vt:variant>
        <vt:i4>1769533</vt:i4>
      </vt:variant>
      <vt:variant>
        <vt:i4>164</vt:i4>
      </vt:variant>
      <vt:variant>
        <vt:i4>0</vt:i4>
      </vt:variant>
      <vt:variant>
        <vt:i4>5</vt:i4>
      </vt:variant>
      <vt:variant>
        <vt:lpwstr/>
      </vt:variant>
      <vt:variant>
        <vt:lpwstr>_Toc98541909</vt:lpwstr>
      </vt:variant>
      <vt:variant>
        <vt:i4>1703997</vt:i4>
      </vt:variant>
      <vt:variant>
        <vt:i4>158</vt:i4>
      </vt:variant>
      <vt:variant>
        <vt:i4>0</vt:i4>
      </vt:variant>
      <vt:variant>
        <vt:i4>5</vt:i4>
      </vt:variant>
      <vt:variant>
        <vt:lpwstr/>
      </vt:variant>
      <vt:variant>
        <vt:lpwstr>_Toc98541908</vt:lpwstr>
      </vt:variant>
      <vt:variant>
        <vt:i4>1376317</vt:i4>
      </vt:variant>
      <vt:variant>
        <vt:i4>152</vt:i4>
      </vt:variant>
      <vt:variant>
        <vt:i4>0</vt:i4>
      </vt:variant>
      <vt:variant>
        <vt:i4>5</vt:i4>
      </vt:variant>
      <vt:variant>
        <vt:lpwstr/>
      </vt:variant>
      <vt:variant>
        <vt:lpwstr>_Toc98541907</vt:lpwstr>
      </vt:variant>
      <vt:variant>
        <vt:i4>1310781</vt:i4>
      </vt:variant>
      <vt:variant>
        <vt:i4>146</vt:i4>
      </vt:variant>
      <vt:variant>
        <vt:i4>0</vt:i4>
      </vt:variant>
      <vt:variant>
        <vt:i4>5</vt:i4>
      </vt:variant>
      <vt:variant>
        <vt:lpwstr/>
      </vt:variant>
      <vt:variant>
        <vt:lpwstr>_Toc98541906</vt:lpwstr>
      </vt:variant>
      <vt:variant>
        <vt:i4>1507389</vt:i4>
      </vt:variant>
      <vt:variant>
        <vt:i4>140</vt:i4>
      </vt:variant>
      <vt:variant>
        <vt:i4>0</vt:i4>
      </vt:variant>
      <vt:variant>
        <vt:i4>5</vt:i4>
      </vt:variant>
      <vt:variant>
        <vt:lpwstr/>
      </vt:variant>
      <vt:variant>
        <vt:lpwstr>_Toc98541905</vt:lpwstr>
      </vt:variant>
      <vt:variant>
        <vt:i4>1441853</vt:i4>
      </vt:variant>
      <vt:variant>
        <vt:i4>134</vt:i4>
      </vt:variant>
      <vt:variant>
        <vt:i4>0</vt:i4>
      </vt:variant>
      <vt:variant>
        <vt:i4>5</vt:i4>
      </vt:variant>
      <vt:variant>
        <vt:lpwstr/>
      </vt:variant>
      <vt:variant>
        <vt:lpwstr>_Toc98541904</vt:lpwstr>
      </vt:variant>
      <vt:variant>
        <vt:i4>1114173</vt:i4>
      </vt:variant>
      <vt:variant>
        <vt:i4>128</vt:i4>
      </vt:variant>
      <vt:variant>
        <vt:i4>0</vt:i4>
      </vt:variant>
      <vt:variant>
        <vt:i4>5</vt:i4>
      </vt:variant>
      <vt:variant>
        <vt:lpwstr/>
      </vt:variant>
      <vt:variant>
        <vt:lpwstr>_Toc98541903</vt:lpwstr>
      </vt:variant>
      <vt:variant>
        <vt:i4>1048637</vt:i4>
      </vt:variant>
      <vt:variant>
        <vt:i4>122</vt:i4>
      </vt:variant>
      <vt:variant>
        <vt:i4>0</vt:i4>
      </vt:variant>
      <vt:variant>
        <vt:i4>5</vt:i4>
      </vt:variant>
      <vt:variant>
        <vt:lpwstr/>
      </vt:variant>
      <vt:variant>
        <vt:lpwstr>_Toc98541902</vt:lpwstr>
      </vt:variant>
      <vt:variant>
        <vt:i4>1245245</vt:i4>
      </vt:variant>
      <vt:variant>
        <vt:i4>116</vt:i4>
      </vt:variant>
      <vt:variant>
        <vt:i4>0</vt:i4>
      </vt:variant>
      <vt:variant>
        <vt:i4>5</vt:i4>
      </vt:variant>
      <vt:variant>
        <vt:lpwstr/>
      </vt:variant>
      <vt:variant>
        <vt:lpwstr>_Toc98541901</vt:lpwstr>
      </vt:variant>
      <vt:variant>
        <vt:i4>1179709</vt:i4>
      </vt:variant>
      <vt:variant>
        <vt:i4>110</vt:i4>
      </vt:variant>
      <vt:variant>
        <vt:i4>0</vt:i4>
      </vt:variant>
      <vt:variant>
        <vt:i4>5</vt:i4>
      </vt:variant>
      <vt:variant>
        <vt:lpwstr/>
      </vt:variant>
      <vt:variant>
        <vt:lpwstr>_Toc98541900</vt:lpwstr>
      </vt:variant>
      <vt:variant>
        <vt:i4>1703988</vt:i4>
      </vt:variant>
      <vt:variant>
        <vt:i4>104</vt:i4>
      </vt:variant>
      <vt:variant>
        <vt:i4>0</vt:i4>
      </vt:variant>
      <vt:variant>
        <vt:i4>5</vt:i4>
      </vt:variant>
      <vt:variant>
        <vt:lpwstr/>
      </vt:variant>
      <vt:variant>
        <vt:lpwstr>_Toc98541899</vt:lpwstr>
      </vt:variant>
      <vt:variant>
        <vt:i4>1769524</vt:i4>
      </vt:variant>
      <vt:variant>
        <vt:i4>98</vt:i4>
      </vt:variant>
      <vt:variant>
        <vt:i4>0</vt:i4>
      </vt:variant>
      <vt:variant>
        <vt:i4>5</vt:i4>
      </vt:variant>
      <vt:variant>
        <vt:lpwstr/>
      </vt:variant>
      <vt:variant>
        <vt:lpwstr>_Toc98541898</vt:lpwstr>
      </vt:variant>
      <vt:variant>
        <vt:i4>1310772</vt:i4>
      </vt:variant>
      <vt:variant>
        <vt:i4>92</vt:i4>
      </vt:variant>
      <vt:variant>
        <vt:i4>0</vt:i4>
      </vt:variant>
      <vt:variant>
        <vt:i4>5</vt:i4>
      </vt:variant>
      <vt:variant>
        <vt:lpwstr/>
      </vt:variant>
      <vt:variant>
        <vt:lpwstr>_Toc98541897</vt:lpwstr>
      </vt:variant>
      <vt:variant>
        <vt:i4>1376308</vt:i4>
      </vt:variant>
      <vt:variant>
        <vt:i4>86</vt:i4>
      </vt:variant>
      <vt:variant>
        <vt:i4>0</vt:i4>
      </vt:variant>
      <vt:variant>
        <vt:i4>5</vt:i4>
      </vt:variant>
      <vt:variant>
        <vt:lpwstr/>
      </vt:variant>
      <vt:variant>
        <vt:lpwstr>_Toc98541896</vt:lpwstr>
      </vt:variant>
      <vt:variant>
        <vt:i4>1441844</vt:i4>
      </vt:variant>
      <vt:variant>
        <vt:i4>80</vt:i4>
      </vt:variant>
      <vt:variant>
        <vt:i4>0</vt:i4>
      </vt:variant>
      <vt:variant>
        <vt:i4>5</vt:i4>
      </vt:variant>
      <vt:variant>
        <vt:lpwstr/>
      </vt:variant>
      <vt:variant>
        <vt:lpwstr>_Toc98541895</vt:lpwstr>
      </vt:variant>
      <vt:variant>
        <vt:i4>1507380</vt:i4>
      </vt:variant>
      <vt:variant>
        <vt:i4>74</vt:i4>
      </vt:variant>
      <vt:variant>
        <vt:i4>0</vt:i4>
      </vt:variant>
      <vt:variant>
        <vt:i4>5</vt:i4>
      </vt:variant>
      <vt:variant>
        <vt:lpwstr/>
      </vt:variant>
      <vt:variant>
        <vt:lpwstr>_Toc98541894</vt:lpwstr>
      </vt:variant>
      <vt:variant>
        <vt:i4>1048628</vt:i4>
      </vt:variant>
      <vt:variant>
        <vt:i4>68</vt:i4>
      </vt:variant>
      <vt:variant>
        <vt:i4>0</vt:i4>
      </vt:variant>
      <vt:variant>
        <vt:i4>5</vt:i4>
      </vt:variant>
      <vt:variant>
        <vt:lpwstr/>
      </vt:variant>
      <vt:variant>
        <vt:lpwstr>_Toc98541893</vt:lpwstr>
      </vt:variant>
      <vt:variant>
        <vt:i4>1114164</vt:i4>
      </vt:variant>
      <vt:variant>
        <vt:i4>62</vt:i4>
      </vt:variant>
      <vt:variant>
        <vt:i4>0</vt:i4>
      </vt:variant>
      <vt:variant>
        <vt:i4>5</vt:i4>
      </vt:variant>
      <vt:variant>
        <vt:lpwstr/>
      </vt:variant>
      <vt:variant>
        <vt:lpwstr>_Toc98541892</vt:lpwstr>
      </vt:variant>
      <vt:variant>
        <vt:i4>1179700</vt:i4>
      </vt:variant>
      <vt:variant>
        <vt:i4>56</vt:i4>
      </vt:variant>
      <vt:variant>
        <vt:i4>0</vt:i4>
      </vt:variant>
      <vt:variant>
        <vt:i4>5</vt:i4>
      </vt:variant>
      <vt:variant>
        <vt:lpwstr/>
      </vt:variant>
      <vt:variant>
        <vt:lpwstr>_Toc98541891</vt:lpwstr>
      </vt:variant>
      <vt:variant>
        <vt:i4>1245236</vt:i4>
      </vt:variant>
      <vt:variant>
        <vt:i4>50</vt:i4>
      </vt:variant>
      <vt:variant>
        <vt:i4>0</vt:i4>
      </vt:variant>
      <vt:variant>
        <vt:i4>5</vt:i4>
      </vt:variant>
      <vt:variant>
        <vt:lpwstr/>
      </vt:variant>
      <vt:variant>
        <vt:lpwstr>_Toc98541890</vt:lpwstr>
      </vt:variant>
      <vt:variant>
        <vt:i4>1703989</vt:i4>
      </vt:variant>
      <vt:variant>
        <vt:i4>44</vt:i4>
      </vt:variant>
      <vt:variant>
        <vt:i4>0</vt:i4>
      </vt:variant>
      <vt:variant>
        <vt:i4>5</vt:i4>
      </vt:variant>
      <vt:variant>
        <vt:lpwstr/>
      </vt:variant>
      <vt:variant>
        <vt:lpwstr>_Toc98541889</vt:lpwstr>
      </vt:variant>
      <vt:variant>
        <vt:i4>1769525</vt:i4>
      </vt:variant>
      <vt:variant>
        <vt:i4>38</vt:i4>
      </vt:variant>
      <vt:variant>
        <vt:i4>0</vt:i4>
      </vt:variant>
      <vt:variant>
        <vt:i4>5</vt:i4>
      </vt:variant>
      <vt:variant>
        <vt:lpwstr/>
      </vt:variant>
      <vt:variant>
        <vt:lpwstr>_Toc98541888</vt:lpwstr>
      </vt:variant>
      <vt:variant>
        <vt:i4>1310773</vt:i4>
      </vt:variant>
      <vt:variant>
        <vt:i4>32</vt:i4>
      </vt:variant>
      <vt:variant>
        <vt:i4>0</vt:i4>
      </vt:variant>
      <vt:variant>
        <vt:i4>5</vt:i4>
      </vt:variant>
      <vt:variant>
        <vt:lpwstr/>
      </vt:variant>
      <vt:variant>
        <vt:lpwstr>_Toc98541887</vt:lpwstr>
      </vt:variant>
      <vt:variant>
        <vt:i4>1376309</vt:i4>
      </vt:variant>
      <vt:variant>
        <vt:i4>26</vt:i4>
      </vt:variant>
      <vt:variant>
        <vt:i4>0</vt:i4>
      </vt:variant>
      <vt:variant>
        <vt:i4>5</vt:i4>
      </vt:variant>
      <vt:variant>
        <vt:lpwstr/>
      </vt:variant>
      <vt:variant>
        <vt:lpwstr>_Toc98541886</vt:lpwstr>
      </vt:variant>
      <vt:variant>
        <vt:i4>1441845</vt:i4>
      </vt:variant>
      <vt:variant>
        <vt:i4>20</vt:i4>
      </vt:variant>
      <vt:variant>
        <vt:i4>0</vt:i4>
      </vt:variant>
      <vt:variant>
        <vt:i4>5</vt:i4>
      </vt:variant>
      <vt:variant>
        <vt:lpwstr/>
      </vt:variant>
      <vt:variant>
        <vt:lpwstr>_Toc98541885</vt:lpwstr>
      </vt:variant>
      <vt:variant>
        <vt:i4>1507381</vt:i4>
      </vt:variant>
      <vt:variant>
        <vt:i4>14</vt:i4>
      </vt:variant>
      <vt:variant>
        <vt:i4>0</vt:i4>
      </vt:variant>
      <vt:variant>
        <vt:i4>5</vt:i4>
      </vt:variant>
      <vt:variant>
        <vt:lpwstr/>
      </vt:variant>
      <vt:variant>
        <vt:lpwstr>_Toc98541884</vt:lpwstr>
      </vt:variant>
      <vt:variant>
        <vt:i4>1048629</vt:i4>
      </vt:variant>
      <vt:variant>
        <vt:i4>8</vt:i4>
      </vt:variant>
      <vt:variant>
        <vt:i4>0</vt:i4>
      </vt:variant>
      <vt:variant>
        <vt:i4>5</vt:i4>
      </vt:variant>
      <vt:variant>
        <vt:lpwstr/>
      </vt:variant>
      <vt:variant>
        <vt:lpwstr>_Toc98541883</vt:lpwstr>
      </vt:variant>
      <vt:variant>
        <vt:i4>1114165</vt:i4>
      </vt:variant>
      <vt:variant>
        <vt:i4>2</vt:i4>
      </vt:variant>
      <vt:variant>
        <vt:i4>0</vt:i4>
      </vt:variant>
      <vt:variant>
        <vt:i4>5</vt:i4>
      </vt:variant>
      <vt:variant>
        <vt:lpwstr/>
      </vt:variant>
      <vt:variant>
        <vt:lpwstr>_Toc98541882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TAM KWOK CHING</cp:lastModifiedBy>
  <cp:revision>6</cp:revision>
  <dcterms:created xsi:type="dcterms:W3CDTF">2022-03-18T16:58:00Z</dcterms:created>
  <dcterms:modified xsi:type="dcterms:W3CDTF">2022-05-16T01:30:00Z</dcterms:modified>
</cp:coreProperties>
</file>